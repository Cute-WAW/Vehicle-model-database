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901D61">
      <w:pPr>
        <w:ind w:firstLine="560" w:firstLineChars="200"/>
        <w:rPr>
          <w:sz w:val="28"/>
          <w:szCs w:val="28"/>
        </w:rPr>
      </w:pPr>
      <w:bookmarkStart w:id="9" w:name="_GoBack"/>
      <w:bookmarkEnd w:id="9"/>
      <w:r>
        <w:rPr>
          <w:sz w:val="28"/>
          <w:szCs w:val="28"/>
        </w:rPr>
        <w:t>本发明公开了</w:t>
      </w:r>
      <w:r>
        <w:rPr>
          <w:bCs/>
          <w:sz w:val="28"/>
          <w:szCs w:val="28"/>
        </w:rPr>
        <w:t>一种基于混合模型的二手车价格预测方法</w:t>
      </w:r>
      <w:r>
        <w:rPr>
          <w:sz w:val="28"/>
          <w:szCs w:val="28"/>
        </w:rPr>
        <w:t>，包括：通过增强特征工程计算品牌声誉指数、车辆稀有性指标及配置复杂度评分；采用改进的K近邻算法对待预测车辆进行价格区间分类；根据所述价格区间调用</w:t>
      </w:r>
      <w:r>
        <w:rPr>
          <w:rFonts w:hint="eastAsia"/>
          <w:sz w:val="28"/>
          <w:szCs w:val="28"/>
        </w:rPr>
        <w:t>构建好的</w:t>
      </w:r>
      <w:r>
        <w:rPr>
          <w:sz w:val="28"/>
          <w:szCs w:val="28"/>
        </w:rPr>
        <w:t>分层随机森林模型进行精确价格预测；基于所述价格区间设定初始权重，通过动态权重融合算法将K近邻算法与随机森林的预测结果加权融合</w:t>
      </w:r>
      <w:r>
        <w:rPr>
          <w:rFonts w:hint="eastAsia"/>
          <w:sz w:val="28"/>
          <w:szCs w:val="28"/>
        </w:rPr>
        <w:t>，计算获得</w:t>
      </w:r>
      <w:r>
        <w:rPr>
          <w:sz w:val="28"/>
          <w:szCs w:val="28"/>
        </w:rPr>
        <w:t>最终价格预测值及置信区间。本发明</w:t>
      </w:r>
      <w:r>
        <w:rPr>
          <w:rFonts w:hint="eastAsia"/>
          <w:sz w:val="28"/>
          <w:szCs w:val="28"/>
        </w:rPr>
        <w:t>提升计算效率，显著改善预测精度，突出稀有车型预测，增强鲁棒性和成本效益显著。</w:t>
      </w:r>
    </w:p>
    <w:p w14:paraId="4EC3F644">
      <w:pPr>
        <w:spacing w:before="60"/>
        <w:rPr>
          <w:rFonts w:hint="eastAsia"/>
          <w:sz w:val="28"/>
          <w:szCs w:val="28"/>
        </w:rPr>
      </w:pPr>
    </w:p>
    <w:p w14:paraId="4ECB7B59">
      <w:pPr>
        <w:spacing w:before="60"/>
        <w:rPr>
          <w:sz w:val="28"/>
          <w:szCs w:val="28"/>
        </w:rPr>
        <w:sectPr>
          <w:headerReference r:id="rId5" w:type="default"/>
          <w:footerReference r:id="rId6" w:type="default"/>
          <w:pgSz w:w="11906" w:h="16838"/>
          <w:pgMar w:top="1361" w:right="851" w:bottom="851" w:left="1418" w:header="794" w:footer="113" w:gutter="0"/>
          <w:cols w:space="720" w:num="1"/>
          <w:docGrid w:type="lines" w:linePitch="312" w:charSpace="0"/>
        </w:sectPr>
      </w:pPr>
    </w:p>
    <w:p w14:paraId="6F47EDB4">
      <w:pPr>
        <w:spacing w:before="60"/>
        <w:jc w:val="center"/>
        <w:rPr>
          <w:rFonts w:hint="eastAsia"/>
          <w:sz w:val="28"/>
          <w:szCs w:val="28"/>
        </w:rPr>
      </w:pPr>
      <w:r>
        <w:rPr>
          <w:rFonts w:hint="eastAsia"/>
          <w:sz w:val="28"/>
          <w:szCs w:val="28"/>
        </w:rPr>
        <w:t>指定图1为摘要附图</w:t>
      </w:r>
    </w:p>
    <w:p w14:paraId="35771391">
      <w:pPr>
        <w:spacing w:before="60"/>
        <w:rPr>
          <w:sz w:val="28"/>
          <w:szCs w:val="28"/>
        </w:rPr>
      </w:pPr>
    </w:p>
    <w:p w14:paraId="34368136">
      <w:pPr>
        <w:spacing w:before="60"/>
        <w:rPr>
          <w:rFonts w:hint="eastAsia"/>
          <w:sz w:val="28"/>
          <w:szCs w:val="28"/>
        </w:rPr>
        <w:sectPr>
          <w:headerReference r:id="rId7" w:type="default"/>
          <w:footerReference r:id="rId8" w:type="default"/>
          <w:pgSz w:w="11906" w:h="16838"/>
          <w:pgMar w:top="1361" w:right="851" w:bottom="851" w:left="1418" w:header="794" w:footer="113" w:gutter="0"/>
          <w:pgNumType w:start="1"/>
          <w:cols w:space="720" w:num="1"/>
          <w:docGrid w:type="lines" w:linePitch="312" w:charSpace="0"/>
        </w:sectPr>
      </w:pPr>
    </w:p>
    <w:p w14:paraId="2A07BECC">
      <w:pPr>
        <w:spacing w:before="60"/>
        <w:ind w:firstLine="560" w:firstLineChars="200"/>
        <w:rPr>
          <w:sz w:val="28"/>
          <w:szCs w:val="28"/>
        </w:rPr>
      </w:pPr>
      <w:r>
        <w:rPr>
          <w:sz w:val="28"/>
          <w:szCs w:val="28"/>
        </w:rPr>
        <w:t>1.</w:t>
      </w:r>
      <w:r>
        <w:rPr>
          <w:bCs/>
          <w:sz w:val="28"/>
          <w:szCs w:val="28"/>
        </w:rPr>
        <w:t>一种基于混合模型的二手车价格预测方法</w:t>
      </w:r>
      <w:r>
        <w:rPr>
          <w:sz w:val="28"/>
          <w:szCs w:val="28"/>
        </w:rPr>
        <w:t>，其特征在于，包括：</w:t>
      </w:r>
    </w:p>
    <w:p w14:paraId="062F6B35">
      <w:pPr>
        <w:spacing w:before="60"/>
        <w:ind w:firstLine="560" w:firstLineChars="200"/>
        <w:rPr>
          <w:sz w:val="28"/>
          <w:szCs w:val="28"/>
        </w:rPr>
      </w:pPr>
      <w:bookmarkStart w:id="0" w:name="OLE_LINK5"/>
      <w:bookmarkStart w:id="1" w:name="OLE_LINK4"/>
      <w:r>
        <w:rPr>
          <w:sz w:val="28"/>
          <w:szCs w:val="28"/>
        </w:rPr>
        <w:t>通过增强特征工程计算品牌声誉指数、车辆稀有性指标及配置复杂度评分；</w:t>
      </w:r>
    </w:p>
    <w:p w14:paraId="64309496">
      <w:pPr>
        <w:spacing w:before="60"/>
        <w:ind w:firstLine="560" w:firstLineChars="200"/>
        <w:rPr>
          <w:sz w:val="28"/>
          <w:szCs w:val="28"/>
        </w:rPr>
      </w:pPr>
      <w:r>
        <w:rPr>
          <w:sz w:val="28"/>
          <w:szCs w:val="28"/>
        </w:rPr>
        <w:t>采用改进的K近邻算法对待预测车辆进行价格区间分类；</w:t>
      </w:r>
    </w:p>
    <w:p w14:paraId="36C13182">
      <w:pPr>
        <w:spacing w:before="60"/>
        <w:ind w:firstLine="560" w:firstLineChars="200"/>
        <w:rPr>
          <w:sz w:val="28"/>
          <w:szCs w:val="28"/>
        </w:rPr>
      </w:pPr>
      <w:r>
        <w:rPr>
          <w:sz w:val="28"/>
          <w:szCs w:val="28"/>
        </w:rPr>
        <w:t>根据所述价格区间调用</w:t>
      </w:r>
      <w:r>
        <w:rPr>
          <w:rFonts w:hint="eastAsia"/>
          <w:sz w:val="28"/>
          <w:szCs w:val="28"/>
        </w:rPr>
        <w:t>构建好的</w:t>
      </w:r>
      <w:r>
        <w:rPr>
          <w:sz w:val="28"/>
          <w:szCs w:val="28"/>
        </w:rPr>
        <w:t>分层随机森林模型进行精确价格预测；</w:t>
      </w:r>
    </w:p>
    <w:p w14:paraId="2C951B19">
      <w:pPr>
        <w:spacing w:before="60"/>
        <w:ind w:firstLine="560" w:firstLineChars="200"/>
        <w:rPr>
          <w:rFonts w:hint="eastAsia"/>
          <w:sz w:val="28"/>
          <w:szCs w:val="28"/>
        </w:rPr>
      </w:pPr>
      <w:bookmarkStart w:id="2" w:name="OLE_LINK6"/>
      <w:r>
        <w:rPr>
          <w:sz w:val="28"/>
          <w:szCs w:val="28"/>
        </w:rPr>
        <w:t>基于所述价格区间设定初始权重，通过动态权重融合算法将K近邻算法与随机森林的预测结果加权融合</w:t>
      </w:r>
      <w:r>
        <w:rPr>
          <w:rFonts w:hint="eastAsia"/>
          <w:sz w:val="28"/>
          <w:szCs w:val="28"/>
        </w:rPr>
        <w:t>，计算获得</w:t>
      </w:r>
      <w:r>
        <w:rPr>
          <w:sz w:val="28"/>
          <w:szCs w:val="28"/>
        </w:rPr>
        <w:t>最终价格预测值及置信区间。</w:t>
      </w:r>
    </w:p>
    <w:bookmarkEnd w:id="2"/>
    <w:p w14:paraId="6F3D63DF">
      <w:pPr>
        <w:spacing w:before="60"/>
        <w:ind w:firstLine="560" w:firstLineChars="200"/>
        <w:rPr>
          <w:sz w:val="28"/>
          <w:szCs w:val="28"/>
        </w:rPr>
      </w:pPr>
      <w:r>
        <w:rPr>
          <w:sz w:val="28"/>
          <w:szCs w:val="28"/>
        </w:rPr>
        <w:t>2.如权利要求1所述的</w:t>
      </w:r>
      <w:r>
        <w:rPr>
          <w:bCs/>
          <w:sz w:val="28"/>
          <w:szCs w:val="28"/>
        </w:rPr>
        <w:t>基于混合模型的二手车价格预测方法</w:t>
      </w:r>
      <w:r>
        <w:rPr>
          <w:sz w:val="28"/>
          <w:szCs w:val="28"/>
        </w:rPr>
        <w:t>，其特征在于，</w:t>
      </w:r>
    </w:p>
    <w:p w14:paraId="212D6164">
      <w:pPr>
        <w:spacing w:before="60"/>
        <w:ind w:firstLine="560" w:firstLineChars="200"/>
        <w:rPr>
          <w:sz w:val="28"/>
          <w:szCs w:val="28"/>
        </w:rPr>
      </w:pPr>
      <w:r>
        <w:rPr>
          <w:sz w:val="28"/>
          <w:szCs w:val="28"/>
        </w:rPr>
        <w:t>通过增强特征工程计算品牌声誉指数、车辆稀有性指标及配置复杂度评分包括：</w:t>
      </w:r>
    </w:p>
    <w:p w14:paraId="64FE0B13">
      <w:pPr>
        <w:spacing w:before="60"/>
        <w:ind w:firstLine="560" w:firstLineChars="200"/>
        <w:rPr>
          <w:sz w:val="28"/>
          <w:szCs w:val="28"/>
        </w:rPr>
      </w:pPr>
      <w:r>
        <w:rPr>
          <w:sz w:val="28"/>
          <w:szCs w:val="28"/>
        </w:rPr>
        <w:t>计算品牌声誉指数：取最近12个月交易数据，剔除价格偏离均值3倍标准差以上的样本，计算同品牌车辆交易价格算术平均值与全市场平均值的差值除以全市场价格标准差；</w:t>
      </w:r>
    </w:p>
    <w:p w14:paraId="00FBB844">
      <w:pPr>
        <w:spacing w:before="60"/>
        <w:ind w:firstLine="560" w:firstLineChars="200"/>
        <w:rPr>
          <w:sz w:val="28"/>
          <w:szCs w:val="28"/>
        </w:rPr>
      </w:pPr>
      <w:r>
        <w:rPr>
          <w:sz w:val="28"/>
          <w:szCs w:val="28"/>
        </w:rPr>
        <w:t>计算车辆稀有性指标：取品牌-型号-年份组合出现频率的倒数，频率为组合出现次数除以总样本数，增加平滑因子后进行归一化；</w:t>
      </w:r>
    </w:p>
    <w:p w14:paraId="53D8AC71">
      <w:pPr>
        <w:spacing w:before="60"/>
        <w:ind w:firstLine="560" w:firstLineChars="200"/>
        <w:rPr>
          <w:sz w:val="28"/>
          <w:szCs w:val="28"/>
        </w:rPr>
      </w:pPr>
      <w:r>
        <w:rPr>
          <w:sz w:val="28"/>
          <w:szCs w:val="28"/>
        </w:rPr>
        <w:t>计算配置复杂度评分：对座位数、燃料类型、登记类型及配置选项分别评分后加权求和，权重通过岭回归模型确定。</w:t>
      </w:r>
    </w:p>
    <w:p w14:paraId="3A5C5D8B">
      <w:pPr>
        <w:spacing w:before="60"/>
        <w:ind w:firstLine="560" w:firstLineChars="200"/>
        <w:rPr>
          <w:sz w:val="28"/>
          <w:szCs w:val="28"/>
        </w:rPr>
      </w:pPr>
      <w:r>
        <w:rPr>
          <w:sz w:val="28"/>
          <w:szCs w:val="28"/>
        </w:rPr>
        <w:t>3.如权利要求1所述的</w:t>
      </w:r>
      <w:r>
        <w:rPr>
          <w:bCs/>
          <w:sz w:val="28"/>
          <w:szCs w:val="28"/>
        </w:rPr>
        <w:t>基于混合模型的二手车价格预测方法</w:t>
      </w:r>
      <w:r>
        <w:rPr>
          <w:sz w:val="28"/>
          <w:szCs w:val="28"/>
        </w:rPr>
        <w:t>，其特征在于，</w:t>
      </w:r>
    </w:p>
    <w:p w14:paraId="047D716B">
      <w:pPr>
        <w:spacing w:before="60"/>
        <w:ind w:firstLine="560" w:firstLineChars="200"/>
        <w:rPr>
          <w:sz w:val="28"/>
          <w:szCs w:val="28"/>
        </w:rPr>
      </w:pPr>
      <w:r>
        <w:rPr>
          <w:sz w:val="28"/>
          <w:szCs w:val="28"/>
        </w:rPr>
        <w:t>改进的K近邻算法包括：</w:t>
      </w:r>
    </w:p>
    <w:p w14:paraId="5B74DA21">
      <w:pPr>
        <w:spacing w:before="60"/>
        <w:ind w:firstLine="560" w:firstLineChars="200"/>
        <w:rPr>
          <w:sz w:val="28"/>
          <w:szCs w:val="28"/>
        </w:rPr>
      </w:pPr>
      <w:r>
        <w:rPr>
          <w:sz w:val="28"/>
          <w:szCs w:val="28"/>
        </w:rPr>
        <w:t>距离计算采用特征信息增益比加权的欧几里得距离；</w:t>
      </w:r>
    </w:p>
    <w:p w14:paraId="2CE11009">
      <w:pPr>
        <w:spacing w:before="60"/>
        <w:ind w:firstLine="560" w:firstLineChars="200"/>
        <w:rPr>
          <w:sz w:val="28"/>
          <w:szCs w:val="28"/>
        </w:rPr>
      </w:pPr>
      <w:r>
        <w:rPr>
          <w:sz w:val="28"/>
          <w:szCs w:val="28"/>
        </w:rPr>
        <w:t>近邻搜索通过KD树索引和局部敏感哈希技术实现近似最近邻搜索；</w:t>
      </w:r>
    </w:p>
    <w:p w14:paraId="51310043">
      <w:pPr>
        <w:spacing w:before="60"/>
        <w:ind w:firstLine="560" w:firstLineChars="200"/>
        <w:rPr>
          <w:sz w:val="28"/>
          <w:szCs w:val="28"/>
        </w:rPr>
      </w:pPr>
      <w:r>
        <w:rPr>
          <w:sz w:val="28"/>
          <w:szCs w:val="28"/>
        </w:rPr>
        <w:t>分层采样根据价格区间样本密度设定采样比例</w:t>
      </w:r>
      <w:r>
        <w:rPr>
          <w:rFonts w:hint="eastAsia"/>
          <w:sz w:val="28"/>
          <w:szCs w:val="28"/>
        </w:rPr>
        <w:t>；</w:t>
      </w:r>
    </w:p>
    <w:p w14:paraId="5FE3DFC2">
      <w:pPr>
        <w:spacing w:before="60"/>
        <w:ind w:firstLine="560" w:firstLineChars="200"/>
        <w:rPr>
          <w:rFonts w:hint="eastAsia"/>
          <w:sz w:val="28"/>
          <w:szCs w:val="28"/>
        </w:rPr>
      </w:pPr>
      <w:r>
        <w:rPr>
          <w:sz w:val="28"/>
          <w:szCs w:val="28"/>
        </w:rPr>
        <w:t>自适应选择最小化平均绝对百分比误差的k值</w:t>
      </w:r>
      <w:r>
        <w:rPr>
          <w:rFonts w:hint="eastAsia"/>
          <w:sz w:val="28"/>
          <w:szCs w:val="28"/>
        </w:rPr>
        <w:t>。</w:t>
      </w:r>
    </w:p>
    <w:p w14:paraId="440BF203">
      <w:pPr>
        <w:spacing w:before="60"/>
        <w:ind w:firstLine="560" w:firstLineChars="200"/>
        <w:rPr>
          <w:sz w:val="28"/>
          <w:szCs w:val="28"/>
        </w:rPr>
      </w:pPr>
      <w:r>
        <w:rPr>
          <w:sz w:val="28"/>
          <w:szCs w:val="28"/>
        </w:rPr>
        <w:t>4.如权利要求3所述的</w:t>
      </w:r>
      <w:r>
        <w:rPr>
          <w:bCs/>
          <w:sz w:val="28"/>
          <w:szCs w:val="28"/>
        </w:rPr>
        <w:t>基于混合模型的二手车价格预测方法</w:t>
      </w:r>
      <w:r>
        <w:rPr>
          <w:sz w:val="28"/>
          <w:szCs w:val="28"/>
        </w:rPr>
        <w:t>，其特征在于，</w:t>
      </w:r>
    </w:p>
    <w:p w14:paraId="19504372">
      <w:pPr>
        <w:spacing w:before="60"/>
        <w:ind w:firstLine="560" w:firstLineChars="200"/>
        <w:rPr>
          <w:sz w:val="28"/>
          <w:szCs w:val="28"/>
        </w:rPr>
      </w:pPr>
      <w:r>
        <w:rPr>
          <w:sz w:val="28"/>
          <w:szCs w:val="28"/>
        </w:rPr>
        <w:t>自适应选择最小化平均绝对百分比误差的k值</w:t>
      </w:r>
      <w:r>
        <w:rPr>
          <w:rFonts w:hint="eastAsia"/>
          <w:sz w:val="28"/>
          <w:szCs w:val="28"/>
        </w:rPr>
        <w:t>包括：</w:t>
      </w:r>
    </w:p>
    <w:p w14:paraId="37382489">
      <w:pPr>
        <w:spacing w:before="60"/>
        <w:ind w:firstLine="560" w:firstLineChars="200"/>
        <w:rPr>
          <w:sz w:val="28"/>
          <w:szCs w:val="28"/>
        </w:rPr>
      </w:pPr>
      <w:r>
        <w:rPr>
          <w:sz w:val="28"/>
          <w:szCs w:val="28"/>
        </w:rPr>
        <w:t>以局部邻域样本数量平方根的整数部分乘以密度因子为基准值；所述密度因子根据车辆稀有程度动态调整</w:t>
      </w:r>
      <w:r>
        <w:rPr>
          <w:rFonts w:hint="eastAsia"/>
          <w:sz w:val="28"/>
          <w:szCs w:val="28"/>
        </w:rPr>
        <w:t>；</w:t>
      </w:r>
      <w:r>
        <w:rPr>
          <w:sz w:val="28"/>
          <w:szCs w:val="28"/>
        </w:rPr>
        <w:t>通过留一法交叉验证确定最小化平均绝对百分比误差的k值。</w:t>
      </w:r>
    </w:p>
    <w:p w14:paraId="7FDE777A">
      <w:pPr>
        <w:spacing w:before="60"/>
        <w:ind w:firstLine="560" w:firstLineChars="200"/>
        <w:rPr>
          <w:sz w:val="28"/>
          <w:szCs w:val="28"/>
        </w:rPr>
      </w:pPr>
      <w:r>
        <w:rPr>
          <w:sz w:val="28"/>
          <w:szCs w:val="28"/>
        </w:rPr>
        <w:t>5.如权利要求1所述的</w:t>
      </w:r>
      <w:r>
        <w:rPr>
          <w:bCs/>
          <w:sz w:val="28"/>
          <w:szCs w:val="28"/>
        </w:rPr>
        <w:t>基于混合模型的二手车价格预测方法</w:t>
      </w:r>
      <w:r>
        <w:rPr>
          <w:sz w:val="28"/>
          <w:szCs w:val="28"/>
        </w:rPr>
        <w:t>，其特征在于，</w:t>
      </w:r>
    </w:p>
    <w:p w14:paraId="149A901D">
      <w:pPr>
        <w:spacing w:before="60"/>
        <w:ind w:firstLine="560" w:firstLineChars="200"/>
        <w:rPr>
          <w:sz w:val="28"/>
          <w:szCs w:val="28"/>
        </w:rPr>
      </w:pPr>
      <w:r>
        <w:rPr>
          <w:rFonts w:hint="eastAsia"/>
          <w:sz w:val="28"/>
          <w:szCs w:val="28"/>
        </w:rPr>
        <w:t>构建</w:t>
      </w:r>
      <w:r>
        <w:rPr>
          <w:sz w:val="28"/>
          <w:szCs w:val="28"/>
        </w:rPr>
        <w:t>分层随机森林模型</w:t>
      </w:r>
      <w:r>
        <w:rPr>
          <w:rFonts w:hint="eastAsia"/>
          <w:sz w:val="28"/>
          <w:szCs w:val="28"/>
        </w:rPr>
        <w:t>包括：</w:t>
      </w:r>
    </w:p>
    <w:p w14:paraId="089767B4">
      <w:pPr>
        <w:spacing w:before="60"/>
        <w:ind w:firstLine="560" w:firstLineChars="200"/>
        <w:rPr>
          <w:rFonts w:hint="eastAsia"/>
          <w:sz w:val="28"/>
          <w:szCs w:val="28"/>
        </w:rPr>
      </w:pPr>
      <w:r>
        <w:rPr>
          <w:sz w:val="28"/>
          <w:szCs w:val="28"/>
        </w:rPr>
        <w:t>按价格分位数划分经济型、中档、豪华型区间；各区间独立设置随机森林参数：经济型配置100棵树且最大深度8层，中档配置200棵树且最大深度12层，豪华型配置300棵树且最大深度15层；各区间选择特征重要性排名前80%的特征进行训练。</w:t>
      </w:r>
    </w:p>
    <w:p w14:paraId="33721C97">
      <w:pPr>
        <w:spacing w:before="60"/>
        <w:ind w:firstLine="560" w:firstLineChars="200"/>
        <w:rPr>
          <w:sz w:val="28"/>
          <w:szCs w:val="28"/>
        </w:rPr>
      </w:pPr>
      <w:r>
        <w:rPr>
          <w:sz w:val="28"/>
          <w:szCs w:val="28"/>
        </w:rPr>
        <w:t>6.如权利要求1所述的</w:t>
      </w:r>
      <w:r>
        <w:rPr>
          <w:bCs/>
          <w:sz w:val="28"/>
          <w:szCs w:val="28"/>
        </w:rPr>
        <w:t>基于混合模型的二手车价格预测方法</w:t>
      </w:r>
      <w:r>
        <w:rPr>
          <w:sz w:val="28"/>
          <w:szCs w:val="28"/>
        </w:rPr>
        <w:t>，其特征在于，</w:t>
      </w:r>
    </w:p>
    <w:p w14:paraId="3BBF892C">
      <w:pPr>
        <w:spacing w:before="60"/>
        <w:ind w:firstLine="560" w:firstLineChars="200"/>
        <w:rPr>
          <w:sz w:val="28"/>
          <w:szCs w:val="28"/>
        </w:rPr>
      </w:pPr>
      <w:r>
        <w:rPr>
          <w:sz w:val="28"/>
          <w:szCs w:val="28"/>
        </w:rPr>
        <w:t>设定初始权重</w:t>
      </w:r>
      <w:r>
        <w:rPr>
          <w:rFonts w:hint="eastAsia"/>
          <w:sz w:val="28"/>
          <w:szCs w:val="28"/>
        </w:rPr>
        <w:t>的</w:t>
      </w:r>
      <w:r>
        <w:rPr>
          <w:sz w:val="28"/>
          <w:szCs w:val="28"/>
        </w:rPr>
        <w:t>规则为：经济型区间K近邻权重0.2，中档区间权重0.3，豪华型区间权重0.4。</w:t>
      </w:r>
    </w:p>
    <w:p w14:paraId="3DFE3F4A">
      <w:pPr>
        <w:spacing w:before="60"/>
        <w:ind w:firstLine="560" w:firstLineChars="200"/>
        <w:rPr>
          <w:sz w:val="28"/>
          <w:szCs w:val="28"/>
        </w:rPr>
      </w:pPr>
      <w:r>
        <w:rPr>
          <w:sz w:val="28"/>
          <w:szCs w:val="28"/>
        </w:rPr>
        <w:t>7.如权利要求1所述的</w:t>
      </w:r>
      <w:r>
        <w:rPr>
          <w:bCs/>
          <w:sz w:val="28"/>
          <w:szCs w:val="28"/>
        </w:rPr>
        <w:t>基于混合模型的二手车价格预测方法</w:t>
      </w:r>
      <w:r>
        <w:rPr>
          <w:sz w:val="28"/>
          <w:szCs w:val="28"/>
        </w:rPr>
        <w:t>，其特征在于，</w:t>
      </w:r>
    </w:p>
    <w:p w14:paraId="5DCEDFB5">
      <w:pPr>
        <w:spacing w:before="60"/>
        <w:ind w:firstLine="560" w:firstLineChars="200"/>
        <w:rPr>
          <w:sz w:val="28"/>
          <w:szCs w:val="28"/>
        </w:rPr>
      </w:pPr>
      <w:r>
        <w:rPr>
          <w:sz w:val="28"/>
          <w:szCs w:val="28"/>
        </w:rPr>
        <w:t>通过动态权重融合算法将K近邻算法与随机森林的预测结果加权融合</w:t>
      </w:r>
      <w:r>
        <w:rPr>
          <w:rFonts w:hint="eastAsia"/>
          <w:sz w:val="28"/>
          <w:szCs w:val="28"/>
        </w:rPr>
        <w:t>包括：</w:t>
      </w:r>
    </w:p>
    <w:p w14:paraId="64691D2F">
      <w:pPr>
        <w:spacing w:before="60"/>
        <w:ind w:firstLine="560" w:firstLineChars="200"/>
        <w:rPr>
          <w:rFonts w:hint="eastAsia"/>
          <w:sz w:val="28"/>
          <w:szCs w:val="28"/>
        </w:rPr>
      </w:pPr>
      <w:r>
        <w:rPr>
          <w:rFonts w:hint="eastAsia"/>
          <w:sz w:val="28"/>
          <w:szCs w:val="28"/>
        </w:rPr>
        <w:t>选取若干</w:t>
      </w:r>
      <w:r>
        <w:rPr>
          <w:sz w:val="28"/>
          <w:szCs w:val="28"/>
        </w:rPr>
        <w:t>预测样本计算K近邻算法与随机森林的平均绝对百分比误差；以随机森林误差占两者误差之和的比例作为性能比；通过平滑因子更新权重。</w:t>
      </w:r>
    </w:p>
    <w:p w14:paraId="2F918CA3">
      <w:pPr>
        <w:spacing w:before="60"/>
        <w:ind w:firstLine="560" w:firstLineChars="200"/>
        <w:rPr>
          <w:sz w:val="28"/>
          <w:szCs w:val="28"/>
        </w:rPr>
      </w:pPr>
      <w:r>
        <w:rPr>
          <w:sz w:val="28"/>
          <w:szCs w:val="28"/>
        </w:rPr>
        <w:t>8.如权利要求1所述的</w:t>
      </w:r>
      <w:r>
        <w:rPr>
          <w:bCs/>
          <w:sz w:val="28"/>
          <w:szCs w:val="28"/>
        </w:rPr>
        <w:t>基于混合模型的二手车价格预测方法</w:t>
      </w:r>
      <w:r>
        <w:rPr>
          <w:sz w:val="28"/>
          <w:szCs w:val="28"/>
        </w:rPr>
        <w:t>，其特征在于，</w:t>
      </w:r>
    </w:p>
    <w:p w14:paraId="7DCD06A7">
      <w:pPr>
        <w:spacing w:before="60"/>
        <w:ind w:firstLine="560" w:firstLineChars="200"/>
        <w:rPr>
          <w:sz w:val="28"/>
          <w:szCs w:val="28"/>
        </w:rPr>
      </w:pPr>
      <w:r>
        <w:rPr>
          <w:rFonts w:hint="eastAsia"/>
          <w:sz w:val="28"/>
          <w:szCs w:val="28"/>
        </w:rPr>
        <w:t>计算获得</w:t>
      </w:r>
      <w:r>
        <w:rPr>
          <w:sz w:val="28"/>
          <w:szCs w:val="28"/>
        </w:rPr>
        <w:t>最终价格预测值</w:t>
      </w:r>
      <w:r>
        <w:rPr>
          <w:rFonts w:hint="eastAsia"/>
          <w:sz w:val="28"/>
          <w:szCs w:val="28"/>
        </w:rPr>
        <w:t>包括：</w:t>
      </w:r>
    </w:p>
    <w:p w14:paraId="3D8532C6">
      <w:pPr>
        <w:spacing w:before="60"/>
        <w:ind w:firstLine="420" w:firstLineChars="200"/>
        <w:rPr>
          <w:rFonts w:hint="eastAsia"/>
          <w:sz w:val="28"/>
          <w:szCs w:val="28"/>
        </w:rPr>
      </w:pPr>
      <m:oMath>
        <m:sSub>
          <m:sSubPr>
            <m:ctrlPr>
              <w:rPr>
                <w:rFonts w:ascii="Cambria Math" w:hAnsi="Cambria Math"/>
              </w:rPr>
            </m:ctrlPr>
          </m:sSubPr>
          <m:e>
            <m:r>
              <m:rPr/>
              <w:rPr>
                <w:rFonts w:ascii="Cambria Math" w:hAnsi="Cambria Math"/>
              </w:rPr>
              <m:t>P</m:t>
            </m:r>
            <m:ctrlPr>
              <w:rPr>
                <w:rFonts w:ascii="Cambria Math" w:hAnsi="Cambria Math"/>
              </w:rPr>
            </m:ctrlPr>
          </m:e>
          <m:sub>
            <m:r>
              <m:rPr>
                <m:nor/>
                <m:sty m:val="p"/>
              </m:rPr>
              <w:rPr>
                <w:b w:val="0"/>
                <w:i w:val="0"/>
              </w:rPr>
              <m:t>final</m:t>
            </m:r>
            <m:ctrlPr>
              <w:rPr>
                <w:rFonts w:ascii="Cambria Math" w:hAnsi="Cambria Math"/>
              </w:rPr>
            </m:ctrlPr>
          </m:sub>
        </m:sSub>
        <m:r>
          <m:rPr>
            <m:sty m:val="p"/>
          </m:rPr>
          <w:rPr>
            <w:rFonts w:ascii="Cambria Math" w:hAnsi="Cambria Math"/>
          </w:rPr>
          <m:t>=</m:t>
        </m:r>
        <m:r>
          <m:rPr/>
          <w:rPr>
            <w:rFonts w:ascii="Cambria Math" w:hAnsi="Cambria Math"/>
          </w:rPr>
          <m:t>α</m:t>
        </m:r>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m:nor/>
                <m:sty m:val="p"/>
              </m:rPr>
              <w:rPr>
                <w:b w:val="0"/>
                <w:i w:val="0"/>
              </w:rPr>
              <m:t>knn</m:t>
            </m:r>
            <m:ctrlPr>
              <w:rPr>
                <w:rFonts w:ascii="Cambria Math" w:hAnsi="Cambria Math"/>
              </w:rPr>
            </m:ctrlPr>
          </m:sub>
        </m:sSub>
        <m:r>
          <m:rPr>
            <m:sty m:val="p"/>
          </m:rPr>
          <w:rPr>
            <w:rFonts w:ascii="Cambria Math" w:hAnsi="Cambria Math"/>
          </w:rPr>
          <m:t>+</m:t>
        </m:r>
        <m:d>
          <m:dPr>
            <m:ctrlPr>
              <w:rPr>
                <w:rFonts w:ascii="Cambria Math" w:hAnsi="Cambria Math"/>
              </w:rPr>
            </m:ctrlPr>
          </m:dPr>
          <m:e>
            <m:r>
              <m:rPr/>
              <w:rPr>
                <w:rFonts w:ascii="Cambria Math" w:hAnsi="Cambria Math"/>
              </w:rPr>
              <m:t>1</m:t>
            </m:r>
            <m:r>
              <m:rPr>
                <m:sty m:val="p"/>
              </m:rPr>
              <w:rPr>
                <w:rFonts w:ascii="Cambria Math" w:hAnsi="Cambria Math"/>
              </w:rPr>
              <m:t>−</m:t>
            </m:r>
            <m:r>
              <m:rPr/>
              <w:rPr>
                <w:rFonts w:ascii="Cambria Math" w:hAnsi="Cambria Math"/>
              </w:rPr>
              <m:t>α</m:t>
            </m:r>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m:nor/>
                <m:sty m:val="p"/>
              </m:rPr>
              <w:rPr>
                <w:b w:val="0"/>
                <w:i w:val="0"/>
              </w:rPr>
              <m:t>rf</m:t>
            </m:r>
            <m:ctrlPr>
              <w:rPr>
                <w:rFonts w:ascii="Cambria Math" w:hAnsi="Cambria Math"/>
              </w:rPr>
            </m:ctrlPr>
          </m:sub>
        </m:sSub>
        <m:r>
          <m:rPr>
            <m:sty m:val="p"/>
          </m:rPr>
          <w:rPr>
            <w:rFonts w:ascii="Cambria Math" w:hAnsi="Cambria Math"/>
          </w:rPr>
          <m:t>+</m:t>
        </m:r>
        <m:r>
          <m:rPr/>
          <w:rPr>
            <w:rFonts w:ascii="Cambria Math" w:hAnsi="Cambria Math"/>
          </w:rPr>
          <m:t>γ</m:t>
        </m:r>
        <m:r>
          <m:rPr>
            <m:sty m:val="p"/>
          </m:rPr>
          <w:rPr>
            <w:rFonts w:ascii="Cambria Math" w:hAnsi="Cambria Math"/>
          </w:rPr>
          <m:t>×</m:t>
        </m:r>
        <m:r>
          <m:rPr>
            <m:nor/>
            <m:sty m:val="p"/>
          </m:rPr>
          <w:rPr>
            <w:b w:val="0"/>
            <w:i w:val="0"/>
          </w:rPr>
          <m:t>adjustment_factor</m:t>
        </m:r>
      </m:oMath>
      <w:r>
        <w:rPr>
          <w:rFonts w:hint="eastAsia"/>
          <w:sz w:val="28"/>
          <w:szCs w:val="28"/>
        </w:rPr>
        <w:t>；</w:t>
      </w:r>
    </w:p>
    <w:p w14:paraId="39F9A461">
      <w:pPr>
        <w:spacing w:before="60"/>
        <w:ind w:firstLine="560" w:firstLineChars="200"/>
        <w:rPr>
          <w:sz w:val="28"/>
          <w:szCs w:val="28"/>
        </w:rPr>
      </w:pPr>
      <w:r>
        <w:rPr>
          <w:sz w:val="28"/>
          <w:szCs w:val="28"/>
        </w:rPr>
        <w:t>其中，</w:t>
      </w:r>
      <m:oMath>
        <m:sSub>
          <m:sSubPr>
            <m:ctrlPr>
              <w:rPr>
                <w:rFonts w:ascii="Cambria Math" w:hAnsi="Cambria Math"/>
                <w:kern w:val="0"/>
                <w:sz w:val="24"/>
                <w:szCs w:val="24"/>
                <w:lang w:eastAsia="en-US"/>
              </w:rPr>
            </m:ctrlPr>
          </m:sSubPr>
          <m:e>
            <m:r>
              <m:rPr/>
              <w:rPr>
                <w:rFonts w:ascii="Cambria Math" w:hAnsi="Cambria Math"/>
                <w:kern w:val="0"/>
                <w:sz w:val="24"/>
                <w:szCs w:val="24"/>
              </w:rPr>
              <m:t>P</m:t>
            </m:r>
            <m:ctrlPr>
              <w:rPr>
                <w:rFonts w:ascii="Cambria Math" w:hAnsi="Cambria Math"/>
                <w:kern w:val="0"/>
                <w:sz w:val="24"/>
                <w:szCs w:val="24"/>
                <w:lang w:eastAsia="en-US"/>
              </w:rPr>
            </m:ctrlPr>
          </m:e>
          <m:sub>
            <m:r>
              <m:rPr>
                <m:nor/>
                <m:sty m:val="p"/>
              </m:rPr>
              <w:rPr>
                <w:b w:val="0"/>
                <w:i w:val="0"/>
                <w:kern w:val="0"/>
                <w:sz w:val="24"/>
                <w:szCs w:val="24"/>
              </w:rPr>
              <m:t>knn</m:t>
            </m:r>
            <m:ctrlPr>
              <w:rPr>
                <w:rFonts w:ascii="Cambria Math" w:hAnsi="Cambria Math"/>
                <w:kern w:val="0"/>
                <w:sz w:val="24"/>
                <w:szCs w:val="24"/>
                <w:lang w:eastAsia="en-US"/>
              </w:rPr>
            </m:ctrlPr>
          </m:sub>
        </m:sSub>
      </m:oMath>
      <w:r>
        <w:rPr>
          <w:sz w:val="28"/>
          <w:szCs w:val="28"/>
        </w:rPr>
        <w:t>为K近邻算法预测价格，</w:t>
      </w:r>
      <m:oMath>
        <m:sSub>
          <m:sSubPr>
            <m:ctrlPr>
              <w:rPr>
                <w:rFonts w:ascii="Cambria Math" w:hAnsi="Cambria Math"/>
                <w:kern w:val="0"/>
                <w:sz w:val="24"/>
                <w:szCs w:val="24"/>
                <w:lang w:eastAsia="en-US"/>
              </w:rPr>
            </m:ctrlPr>
          </m:sSubPr>
          <m:e>
            <m:r>
              <m:rPr/>
              <w:rPr>
                <w:rFonts w:ascii="Cambria Math" w:hAnsi="Cambria Math"/>
                <w:kern w:val="0"/>
                <w:sz w:val="24"/>
                <w:szCs w:val="24"/>
              </w:rPr>
              <m:t>P</m:t>
            </m:r>
            <m:ctrlPr>
              <w:rPr>
                <w:rFonts w:ascii="Cambria Math" w:hAnsi="Cambria Math"/>
                <w:kern w:val="0"/>
                <w:sz w:val="24"/>
                <w:szCs w:val="24"/>
                <w:lang w:eastAsia="en-US"/>
              </w:rPr>
            </m:ctrlPr>
          </m:e>
          <m:sub>
            <m:r>
              <m:rPr>
                <m:nor/>
                <m:sty m:val="p"/>
              </m:rPr>
              <w:rPr>
                <w:b w:val="0"/>
                <w:i w:val="0"/>
                <w:kern w:val="0"/>
                <w:sz w:val="24"/>
                <w:szCs w:val="24"/>
              </w:rPr>
              <m:t>rf</m:t>
            </m:r>
            <m:ctrlPr>
              <w:rPr>
                <w:rFonts w:ascii="Cambria Math" w:hAnsi="Cambria Math"/>
                <w:kern w:val="0"/>
                <w:sz w:val="24"/>
                <w:szCs w:val="24"/>
                <w:lang w:eastAsia="en-US"/>
              </w:rPr>
            </m:ctrlPr>
          </m:sub>
        </m:sSub>
      </m:oMath>
      <w:r>
        <w:rPr>
          <w:sz w:val="28"/>
          <w:szCs w:val="28"/>
        </w:rPr>
        <w:t>为随机森林算法预测价格，</w:t>
      </w:r>
      <m:oMath>
        <m:r>
          <m:rPr/>
          <w:rPr>
            <w:rFonts w:ascii="Cambria Math" w:hAnsi="Cambria Math"/>
            <w:kern w:val="0"/>
            <w:sz w:val="24"/>
            <w:szCs w:val="24"/>
          </w:rPr>
          <m:t>α</m:t>
        </m:r>
      </m:oMath>
      <w:r>
        <w:rPr>
          <w:sz w:val="28"/>
          <w:szCs w:val="28"/>
        </w:rPr>
        <w:t>为动态融合权重，adjustment_factor为基于历史预测误差统计分析得出的修正因子，</w:t>
      </w:r>
      <m:oMath>
        <m:r>
          <m:rPr/>
          <w:rPr>
            <w:rFonts w:ascii="Cambria Math" w:hAnsi="Cambria Math"/>
            <w:kern w:val="0"/>
            <w:sz w:val="24"/>
            <w:szCs w:val="24"/>
          </w:rPr>
          <m:t>γ</m:t>
        </m:r>
      </m:oMath>
      <w:r>
        <w:rPr>
          <w:sz w:val="28"/>
          <w:szCs w:val="28"/>
        </w:rPr>
        <w:t>为修正系数。</w:t>
      </w:r>
    </w:p>
    <w:bookmarkEnd w:id="0"/>
    <w:bookmarkEnd w:id="1"/>
    <w:p w14:paraId="3923FDE6">
      <w:pPr>
        <w:spacing w:before="60"/>
        <w:rPr>
          <w:rFonts w:hint="eastAsia"/>
          <w:sz w:val="28"/>
          <w:szCs w:val="28"/>
        </w:rPr>
      </w:pPr>
    </w:p>
    <w:p w14:paraId="34D0202B">
      <w:pPr>
        <w:spacing w:before="60"/>
        <w:rPr>
          <w:sz w:val="28"/>
          <w:szCs w:val="28"/>
        </w:rPr>
        <w:sectPr>
          <w:headerReference r:id="rId9" w:type="default"/>
          <w:footerReference r:id="rId10" w:type="default"/>
          <w:pgSz w:w="11906" w:h="16838"/>
          <w:pgMar w:top="1361" w:right="851" w:bottom="794" w:left="1418" w:header="794" w:footer="113" w:gutter="0"/>
          <w:pgNumType w:start="1"/>
          <w:cols w:space="720" w:num="1"/>
          <w:docGrid w:type="lines" w:linePitch="312" w:charSpace="0"/>
        </w:sectPr>
      </w:pPr>
    </w:p>
    <w:p w14:paraId="2F6EF3A1">
      <w:pPr>
        <w:spacing w:before="60"/>
        <w:jc w:val="center"/>
        <w:textAlignment w:val="center"/>
        <w:rPr>
          <w:b/>
          <w:bCs/>
          <w:sz w:val="28"/>
          <w:szCs w:val="28"/>
        </w:rPr>
      </w:pPr>
      <w:r>
        <w:rPr>
          <w:b/>
          <w:bCs/>
          <w:sz w:val="28"/>
          <w:szCs w:val="28"/>
        </w:rPr>
        <w:t>一种基于混合模型的二手车价格预测方法</w:t>
      </w:r>
    </w:p>
    <w:p w14:paraId="4E853171">
      <w:pPr>
        <w:spacing w:before="60"/>
        <w:textAlignment w:val="center"/>
        <w:rPr>
          <w:b/>
          <w:sz w:val="28"/>
          <w:szCs w:val="28"/>
        </w:rPr>
      </w:pPr>
      <w:r>
        <w:rPr>
          <w:b/>
          <w:sz w:val="28"/>
          <w:szCs w:val="28"/>
        </w:rPr>
        <w:t>技术领域</w:t>
      </w:r>
    </w:p>
    <w:p w14:paraId="66C6A09A">
      <w:pPr>
        <w:ind w:firstLine="560" w:firstLineChars="200"/>
        <w:rPr>
          <w:sz w:val="28"/>
          <w:szCs w:val="28"/>
          <w:lang w:val="zh-CN"/>
        </w:rPr>
      </w:pPr>
      <w:r>
        <w:rPr>
          <w:sz w:val="28"/>
          <w:szCs w:val="28"/>
          <w:lang w:val="zh-CN"/>
        </w:rPr>
        <w:t>本发明</w:t>
      </w:r>
      <w:r>
        <w:rPr>
          <w:sz w:val="28"/>
          <w:szCs w:val="28"/>
        </w:rPr>
        <w:t>属于机器学习和数据处理</w:t>
      </w:r>
      <w:r>
        <w:rPr>
          <w:sz w:val="28"/>
          <w:szCs w:val="28"/>
          <w:lang w:val="zh-CN" w:eastAsia="zh-Hans"/>
        </w:rPr>
        <w:t>技术领域，</w:t>
      </w:r>
      <w:r>
        <w:rPr>
          <w:sz w:val="28"/>
          <w:szCs w:val="28"/>
          <w:lang w:val="zh-CN"/>
        </w:rPr>
        <w:t>尤其</w:t>
      </w:r>
      <w:r>
        <w:rPr>
          <w:sz w:val="28"/>
          <w:szCs w:val="28"/>
        </w:rPr>
        <w:t>涉及一种基于混合模型的二手车价格预测方法</w:t>
      </w:r>
      <w:r>
        <w:rPr>
          <w:sz w:val="28"/>
          <w:szCs w:val="28"/>
          <w:lang w:val="zh-CN"/>
        </w:rPr>
        <w:t>。</w:t>
      </w:r>
    </w:p>
    <w:p w14:paraId="6D0C2B01">
      <w:pPr>
        <w:spacing w:before="60"/>
        <w:textAlignment w:val="center"/>
        <w:rPr>
          <w:b/>
          <w:sz w:val="28"/>
          <w:szCs w:val="28"/>
        </w:rPr>
      </w:pPr>
      <w:r>
        <w:rPr>
          <w:b/>
          <w:sz w:val="28"/>
          <w:szCs w:val="28"/>
        </w:rPr>
        <w:t>背景技术</w:t>
      </w:r>
    </w:p>
    <w:p w14:paraId="06DAB742">
      <w:pPr>
        <w:spacing w:before="60"/>
        <w:ind w:firstLine="560" w:firstLineChars="200"/>
        <w:textAlignment w:val="center"/>
        <w:rPr>
          <w:sz w:val="28"/>
          <w:szCs w:val="28"/>
        </w:rPr>
      </w:pPr>
      <w:r>
        <w:rPr>
          <w:sz w:val="28"/>
          <w:szCs w:val="28"/>
        </w:rPr>
        <w:t>现有技术</w:t>
      </w:r>
      <w:r>
        <w:rPr>
          <w:rFonts w:hint="eastAsia"/>
          <w:sz w:val="28"/>
          <w:szCs w:val="28"/>
        </w:rPr>
        <w:t>中</w:t>
      </w:r>
      <w:r>
        <w:rPr>
          <w:sz w:val="28"/>
          <w:szCs w:val="28"/>
        </w:rPr>
        <w:t>存在严重的计算效率问题。当数据样本超过10万条时，传统KNN算法需要计算待预测样本与所有历史样本的距离，计算复杂度为O(n×d)，其中n为样本数量，d为特征维度。在实际应用中，单次预测时间超过45秒，无法满足实时应用需求。现有技术对于高价值车辆（价格超过25万元）的预测准确率普遍低于85%，平均绝对百分比误差（MAPE）高达9.2%。这是由于随机森林算法对于数据稀疏的高价值车辆样本学习不充分，导致泛化能力不足。现有方法主要依赖车辆的基本物理特征（年限、里程、品牌等），未能充分利用市场层面的特征，如品牌在二手车市场的价值保持率、车型的市场稀有性等关键信息，导致对豪华车型和稀有车型的价格预测存在显著偏差，预测误差可达15%以上。现有混合模型方法采用简单的加权平均融合策略，权重固定不变，无法根据不同车辆特征和价格区间的差异性进行自适应调整，限制了混合模型的性能提升潜力。</w:t>
      </w:r>
    </w:p>
    <w:p w14:paraId="0FB5160D">
      <w:pPr>
        <w:spacing w:before="60"/>
        <w:textAlignment w:val="center"/>
        <w:rPr>
          <w:b/>
          <w:sz w:val="28"/>
          <w:szCs w:val="28"/>
        </w:rPr>
      </w:pPr>
      <w:r>
        <w:rPr>
          <w:b/>
          <w:sz w:val="28"/>
          <w:szCs w:val="28"/>
        </w:rPr>
        <w:t>发明内容</w:t>
      </w:r>
    </w:p>
    <w:p w14:paraId="311BB79B">
      <w:pPr>
        <w:ind w:firstLine="560" w:firstLineChars="200"/>
        <w:rPr>
          <w:sz w:val="28"/>
          <w:szCs w:val="28"/>
          <w:lang w:val="zh-CN"/>
        </w:rPr>
      </w:pPr>
      <w:r>
        <w:rPr>
          <w:sz w:val="28"/>
          <w:szCs w:val="28"/>
          <w:lang w:val="zh-CN"/>
        </w:rPr>
        <w:t>为解决上述技术问题，本发明提出了</w:t>
      </w:r>
      <w:r>
        <w:rPr>
          <w:sz w:val="28"/>
          <w:szCs w:val="28"/>
        </w:rPr>
        <w:t>一种基于混合模型的二手车价格预测方法，</w:t>
      </w:r>
      <w:r>
        <w:rPr>
          <w:rFonts w:hint="eastAsia"/>
          <w:sz w:val="28"/>
          <w:szCs w:val="28"/>
        </w:rPr>
        <w:t>提升计算效率，显著改善预测精度，突出稀有车型预测，增强鲁棒性和成本效益显著。</w:t>
      </w:r>
    </w:p>
    <w:p w14:paraId="0F5F88B5">
      <w:pPr>
        <w:ind w:firstLine="560" w:firstLineChars="200"/>
        <w:rPr>
          <w:sz w:val="28"/>
          <w:szCs w:val="28"/>
          <w:lang w:eastAsia="zh-Hans"/>
        </w:rPr>
      </w:pPr>
      <w:r>
        <w:rPr>
          <w:sz w:val="28"/>
          <w:szCs w:val="28"/>
        </w:rPr>
        <w:t>为实现上述目的，本发明提供了一种基于混合模型的二手车价格预测方法</w:t>
      </w:r>
      <w:r>
        <w:rPr>
          <w:sz w:val="28"/>
          <w:szCs w:val="28"/>
          <w:lang w:eastAsia="zh-Hans"/>
        </w:rPr>
        <w:t>，包括：</w:t>
      </w:r>
    </w:p>
    <w:p w14:paraId="5F0C4199">
      <w:pPr>
        <w:spacing w:before="60"/>
        <w:ind w:firstLine="560" w:firstLineChars="200"/>
        <w:rPr>
          <w:sz w:val="28"/>
          <w:szCs w:val="28"/>
        </w:rPr>
      </w:pPr>
      <w:r>
        <w:rPr>
          <w:rFonts w:hint="eastAsia"/>
          <w:sz w:val="28"/>
          <w:szCs w:val="28"/>
        </w:rPr>
        <w:t>通过增强特征工程计算品牌声誉指数、车辆稀有性指标及配置复杂度评分；</w:t>
      </w:r>
    </w:p>
    <w:p w14:paraId="743D6D1C">
      <w:pPr>
        <w:spacing w:before="60"/>
        <w:ind w:firstLine="560" w:firstLineChars="200"/>
        <w:rPr>
          <w:sz w:val="28"/>
          <w:szCs w:val="28"/>
        </w:rPr>
      </w:pPr>
      <w:r>
        <w:rPr>
          <w:rFonts w:hint="eastAsia"/>
          <w:sz w:val="28"/>
          <w:szCs w:val="28"/>
        </w:rPr>
        <w:t>采用改进的</w:t>
      </w:r>
      <w:r>
        <w:rPr>
          <w:sz w:val="28"/>
          <w:szCs w:val="28"/>
        </w:rPr>
        <w:t>K</w:t>
      </w:r>
      <w:r>
        <w:rPr>
          <w:rFonts w:hint="eastAsia"/>
          <w:sz w:val="28"/>
          <w:szCs w:val="28"/>
        </w:rPr>
        <w:t>近邻算法对待预测车辆进行价格区间分类；</w:t>
      </w:r>
    </w:p>
    <w:p w14:paraId="738FC5E7">
      <w:pPr>
        <w:spacing w:before="60"/>
        <w:ind w:firstLine="560" w:firstLineChars="200"/>
        <w:rPr>
          <w:sz w:val="28"/>
          <w:szCs w:val="28"/>
        </w:rPr>
      </w:pPr>
      <w:r>
        <w:rPr>
          <w:rFonts w:hint="eastAsia"/>
          <w:sz w:val="28"/>
          <w:szCs w:val="28"/>
        </w:rPr>
        <w:t>根据所述价格区间调用构建好的分层随机森林模型进行精确价格预测；</w:t>
      </w:r>
    </w:p>
    <w:p w14:paraId="6DA81D23">
      <w:pPr>
        <w:spacing w:before="60"/>
        <w:ind w:firstLine="560" w:firstLineChars="200"/>
        <w:rPr>
          <w:sz w:val="28"/>
          <w:szCs w:val="28"/>
        </w:rPr>
      </w:pPr>
      <w:r>
        <w:rPr>
          <w:rFonts w:hint="eastAsia"/>
          <w:sz w:val="28"/>
          <w:szCs w:val="28"/>
        </w:rPr>
        <w:t>基于所述价格区间设定初始权重，通过动态权重融合算法将</w:t>
      </w:r>
      <w:r>
        <w:rPr>
          <w:sz w:val="28"/>
          <w:szCs w:val="28"/>
        </w:rPr>
        <w:t>K</w:t>
      </w:r>
      <w:r>
        <w:rPr>
          <w:rFonts w:hint="eastAsia"/>
          <w:sz w:val="28"/>
          <w:szCs w:val="28"/>
        </w:rPr>
        <w:t>近邻算法与随机森林的预测结果加权融合，计算获得最终价格预测值及置信区间。</w:t>
      </w:r>
    </w:p>
    <w:p w14:paraId="6572A90B">
      <w:pPr>
        <w:spacing w:before="60"/>
        <w:ind w:firstLine="560" w:firstLineChars="200"/>
        <w:rPr>
          <w:sz w:val="28"/>
          <w:szCs w:val="28"/>
        </w:rPr>
      </w:pPr>
      <w:r>
        <w:rPr>
          <w:rFonts w:hint="eastAsia"/>
          <w:sz w:val="28"/>
          <w:szCs w:val="28"/>
        </w:rPr>
        <w:t>可选的，通过增强特征工程计算品牌声誉指数、车辆稀有性指标及配置复杂度评分包括：</w:t>
      </w:r>
    </w:p>
    <w:p w14:paraId="7ACC0966">
      <w:pPr>
        <w:spacing w:before="60"/>
        <w:ind w:firstLine="560" w:firstLineChars="200"/>
        <w:rPr>
          <w:sz w:val="28"/>
          <w:szCs w:val="28"/>
        </w:rPr>
      </w:pPr>
      <w:r>
        <w:rPr>
          <w:rFonts w:hint="eastAsia"/>
          <w:sz w:val="28"/>
          <w:szCs w:val="28"/>
        </w:rPr>
        <w:t>计算品牌声誉指数：取最近</w:t>
      </w:r>
      <w:r>
        <w:rPr>
          <w:sz w:val="28"/>
          <w:szCs w:val="28"/>
        </w:rPr>
        <w:t>12</w:t>
      </w:r>
      <w:r>
        <w:rPr>
          <w:rFonts w:hint="eastAsia"/>
          <w:sz w:val="28"/>
          <w:szCs w:val="28"/>
        </w:rPr>
        <w:t>个月交易数据，剔除价格偏离均值</w:t>
      </w:r>
      <w:r>
        <w:rPr>
          <w:sz w:val="28"/>
          <w:szCs w:val="28"/>
        </w:rPr>
        <w:t>3</w:t>
      </w:r>
      <w:r>
        <w:rPr>
          <w:rFonts w:hint="eastAsia"/>
          <w:sz w:val="28"/>
          <w:szCs w:val="28"/>
        </w:rPr>
        <w:t>倍标准差以上的样本，计算同品牌车辆交易价格算术平均值与全市场平均值的差值除以全市场价格标准差；</w:t>
      </w:r>
    </w:p>
    <w:p w14:paraId="0091784F">
      <w:pPr>
        <w:spacing w:before="60"/>
        <w:ind w:firstLine="560" w:firstLineChars="200"/>
        <w:rPr>
          <w:sz w:val="28"/>
          <w:szCs w:val="28"/>
        </w:rPr>
      </w:pPr>
      <w:r>
        <w:rPr>
          <w:rFonts w:hint="eastAsia"/>
          <w:sz w:val="28"/>
          <w:szCs w:val="28"/>
        </w:rPr>
        <w:t>计算车辆稀有性指标：取品牌</w:t>
      </w:r>
      <w:r>
        <w:rPr>
          <w:sz w:val="28"/>
          <w:szCs w:val="28"/>
        </w:rPr>
        <w:t>-</w:t>
      </w:r>
      <w:r>
        <w:rPr>
          <w:rFonts w:hint="eastAsia"/>
          <w:sz w:val="28"/>
          <w:szCs w:val="28"/>
        </w:rPr>
        <w:t>型号</w:t>
      </w:r>
      <w:r>
        <w:rPr>
          <w:sz w:val="28"/>
          <w:szCs w:val="28"/>
        </w:rPr>
        <w:t>-</w:t>
      </w:r>
      <w:r>
        <w:rPr>
          <w:rFonts w:hint="eastAsia"/>
          <w:sz w:val="28"/>
          <w:szCs w:val="28"/>
        </w:rPr>
        <w:t>年份组合出现频率的倒数，频率为组合出现次数除以总样本数，增加平滑因子后进行归一化；</w:t>
      </w:r>
    </w:p>
    <w:p w14:paraId="67C111B0">
      <w:pPr>
        <w:spacing w:before="60"/>
        <w:ind w:firstLine="560" w:firstLineChars="200"/>
        <w:rPr>
          <w:sz w:val="28"/>
          <w:szCs w:val="28"/>
        </w:rPr>
      </w:pPr>
      <w:r>
        <w:rPr>
          <w:rFonts w:hint="eastAsia"/>
          <w:sz w:val="28"/>
          <w:szCs w:val="28"/>
        </w:rPr>
        <w:t>计算配置复杂度评分：对座位数、燃料类型、登记类型及配置选项分别评分后加权求和，权重通过岭回归模型确定。</w:t>
      </w:r>
    </w:p>
    <w:p w14:paraId="74D08678">
      <w:pPr>
        <w:spacing w:before="60"/>
        <w:ind w:firstLine="560" w:firstLineChars="200"/>
        <w:rPr>
          <w:sz w:val="28"/>
          <w:szCs w:val="28"/>
        </w:rPr>
      </w:pPr>
      <w:r>
        <w:rPr>
          <w:rFonts w:hint="eastAsia"/>
          <w:sz w:val="28"/>
          <w:szCs w:val="28"/>
        </w:rPr>
        <w:t>可选的，改进的</w:t>
      </w:r>
      <w:r>
        <w:rPr>
          <w:sz w:val="28"/>
          <w:szCs w:val="28"/>
        </w:rPr>
        <w:t>K</w:t>
      </w:r>
      <w:r>
        <w:rPr>
          <w:rFonts w:hint="eastAsia"/>
          <w:sz w:val="28"/>
          <w:szCs w:val="28"/>
        </w:rPr>
        <w:t>近邻算法包括：</w:t>
      </w:r>
    </w:p>
    <w:p w14:paraId="7EC3A6B8">
      <w:pPr>
        <w:spacing w:before="60"/>
        <w:ind w:firstLine="560" w:firstLineChars="200"/>
        <w:rPr>
          <w:sz w:val="28"/>
          <w:szCs w:val="28"/>
        </w:rPr>
      </w:pPr>
      <w:r>
        <w:rPr>
          <w:rFonts w:hint="eastAsia"/>
          <w:sz w:val="28"/>
          <w:szCs w:val="28"/>
        </w:rPr>
        <w:t>距离计算采用特征信息增益比加权的欧几里得距离；</w:t>
      </w:r>
    </w:p>
    <w:p w14:paraId="32DFEE3C">
      <w:pPr>
        <w:spacing w:before="60"/>
        <w:ind w:firstLine="560" w:firstLineChars="200"/>
        <w:rPr>
          <w:sz w:val="28"/>
          <w:szCs w:val="28"/>
        </w:rPr>
      </w:pPr>
      <w:r>
        <w:rPr>
          <w:rFonts w:hint="eastAsia"/>
          <w:sz w:val="28"/>
          <w:szCs w:val="28"/>
        </w:rPr>
        <w:t>近邻搜索通过</w:t>
      </w:r>
      <w:r>
        <w:rPr>
          <w:sz w:val="28"/>
          <w:szCs w:val="28"/>
        </w:rPr>
        <w:t>KD</w:t>
      </w:r>
      <w:r>
        <w:rPr>
          <w:rFonts w:hint="eastAsia"/>
          <w:sz w:val="28"/>
          <w:szCs w:val="28"/>
        </w:rPr>
        <w:t>树索引和局部敏感哈希技术实现近似最近邻搜索；</w:t>
      </w:r>
    </w:p>
    <w:p w14:paraId="53C34458">
      <w:pPr>
        <w:spacing w:before="60"/>
        <w:ind w:firstLine="560" w:firstLineChars="200"/>
        <w:rPr>
          <w:sz w:val="28"/>
          <w:szCs w:val="28"/>
        </w:rPr>
      </w:pPr>
      <w:r>
        <w:rPr>
          <w:rFonts w:hint="eastAsia"/>
          <w:sz w:val="28"/>
          <w:szCs w:val="28"/>
        </w:rPr>
        <w:t>分层采样根据价格区间样本密度设定采样比例；</w:t>
      </w:r>
    </w:p>
    <w:p w14:paraId="0521C7ED">
      <w:pPr>
        <w:spacing w:before="60"/>
        <w:ind w:firstLine="560" w:firstLineChars="200"/>
        <w:rPr>
          <w:sz w:val="28"/>
          <w:szCs w:val="28"/>
        </w:rPr>
      </w:pPr>
      <w:r>
        <w:rPr>
          <w:rFonts w:hint="eastAsia"/>
          <w:sz w:val="28"/>
          <w:szCs w:val="28"/>
        </w:rPr>
        <w:t>自适应选择最小化平均绝对百分比误差的</w:t>
      </w:r>
      <w:r>
        <w:rPr>
          <w:sz w:val="28"/>
          <w:szCs w:val="28"/>
        </w:rPr>
        <w:t>k</w:t>
      </w:r>
      <w:r>
        <w:rPr>
          <w:rFonts w:hint="eastAsia"/>
          <w:sz w:val="28"/>
          <w:szCs w:val="28"/>
        </w:rPr>
        <w:t>值。</w:t>
      </w:r>
    </w:p>
    <w:p w14:paraId="7BFF8E69">
      <w:pPr>
        <w:spacing w:before="60"/>
        <w:ind w:firstLine="560" w:firstLineChars="200"/>
        <w:rPr>
          <w:sz w:val="28"/>
          <w:szCs w:val="28"/>
        </w:rPr>
      </w:pPr>
      <w:r>
        <w:rPr>
          <w:rFonts w:hint="eastAsia"/>
          <w:sz w:val="28"/>
          <w:szCs w:val="28"/>
        </w:rPr>
        <w:t>可选的，自适应选择最小化平均绝对百分比误差的</w:t>
      </w:r>
      <w:r>
        <w:rPr>
          <w:sz w:val="28"/>
          <w:szCs w:val="28"/>
        </w:rPr>
        <w:t>k</w:t>
      </w:r>
      <w:r>
        <w:rPr>
          <w:rFonts w:hint="eastAsia"/>
          <w:sz w:val="28"/>
          <w:szCs w:val="28"/>
        </w:rPr>
        <w:t>值包括：</w:t>
      </w:r>
    </w:p>
    <w:p w14:paraId="16073EA5">
      <w:pPr>
        <w:spacing w:before="60"/>
        <w:ind w:firstLine="560" w:firstLineChars="200"/>
        <w:rPr>
          <w:sz w:val="28"/>
          <w:szCs w:val="28"/>
        </w:rPr>
      </w:pPr>
      <w:r>
        <w:rPr>
          <w:rFonts w:hint="eastAsia"/>
          <w:sz w:val="28"/>
          <w:szCs w:val="28"/>
        </w:rPr>
        <w:t>以局部邻域样本数量平方根的整数部分乘以密度因子为基准值；所述密度因子根据车辆稀有程度动态调整；通过留一法交叉验证确定最小化平均绝对百分比误差的</w:t>
      </w:r>
      <w:r>
        <w:rPr>
          <w:sz w:val="28"/>
          <w:szCs w:val="28"/>
        </w:rPr>
        <w:t>k</w:t>
      </w:r>
      <w:r>
        <w:rPr>
          <w:rFonts w:hint="eastAsia"/>
          <w:sz w:val="28"/>
          <w:szCs w:val="28"/>
        </w:rPr>
        <w:t>值。</w:t>
      </w:r>
    </w:p>
    <w:p w14:paraId="2EFAF405">
      <w:pPr>
        <w:spacing w:before="60"/>
        <w:ind w:firstLine="560" w:firstLineChars="200"/>
        <w:rPr>
          <w:sz w:val="28"/>
          <w:szCs w:val="28"/>
        </w:rPr>
      </w:pPr>
      <w:r>
        <w:rPr>
          <w:rFonts w:hint="eastAsia"/>
          <w:sz w:val="28"/>
          <w:szCs w:val="28"/>
        </w:rPr>
        <w:t>可选的，构建分层随机森林模型包括：</w:t>
      </w:r>
    </w:p>
    <w:p w14:paraId="6C702082">
      <w:pPr>
        <w:spacing w:before="60"/>
        <w:ind w:firstLine="560" w:firstLineChars="200"/>
        <w:rPr>
          <w:sz w:val="28"/>
          <w:szCs w:val="28"/>
        </w:rPr>
      </w:pPr>
      <w:r>
        <w:rPr>
          <w:rFonts w:hint="eastAsia"/>
          <w:sz w:val="28"/>
          <w:szCs w:val="28"/>
        </w:rPr>
        <w:t>按价格分位数划分经济型、中档、豪华型区间；各区间独立设置随机森林参数：经济型配置</w:t>
      </w:r>
      <w:r>
        <w:rPr>
          <w:sz w:val="28"/>
          <w:szCs w:val="28"/>
        </w:rPr>
        <w:t>100</w:t>
      </w:r>
      <w:r>
        <w:rPr>
          <w:rFonts w:hint="eastAsia"/>
          <w:sz w:val="28"/>
          <w:szCs w:val="28"/>
        </w:rPr>
        <w:t>棵树且最大深度</w:t>
      </w:r>
      <w:r>
        <w:rPr>
          <w:sz w:val="28"/>
          <w:szCs w:val="28"/>
        </w:rPr>
        <w:t>8</w:t>
      </w:r>
      <w:r>
        <w:rPr>
          <w:rFonts w:hint="eastAsia"/>
          <w:sz w:val="28"/>
          <w:szCs w:val="28"/>
        </w:rPr>
        <w:t>层，中档配置</w:t>
      </w:r>
      <w:r>
        <w:rPr>
          <w:sz w:val="28"/>
          <w:szCs w:val="28"/>
        </w:rPr>
        <w:t>200</w:t>
      </w:r>
      <w:r>
        <w:rPr>
          <w:rFonts w:hint="eastAsia"/>
          <w:sz w:val="28"/>
          <w:szCs w:val="28"/>
        </w:rPr>
        <w:t>棵树且最大深度</w:t>
      </w:r>
      <w:r>
        <w:rPr>
          <w:sz w:val="28"/>
          <w:szCs w:val="28"/>
        </w:rPr>
        <w:t>12</w:t>
      </w:r>
      <w:r>
        <w:rPr>
          <w:rFonts w:hint="eastAsia"/>
          <w:sz w:val="28"/>
          <w:szCs w:val="28"/>
        </w:rPr>
        <w:t>层，豪华型配置</w:t>
      </w:r>
      <w:r>
        <w:rPr>
          <w:sz w:val="28"/>
          <w:szCs w:val="28"/>
        </w:rPr>
        <w:t>300</w:t>
      </w:r>
      <w:r>
        <w:rPr>
          <w:rFonts w:hint="eastAsia"/>
          <w:sz w:val="28"/>
          <w:szCs w:val="28"/>
        </w:rPr>
        <w:t>棵树且最大深度</w:t>
      </w:r>
      <w:r>
        <w:rPr>
          <w:sz w:val="28"/>
          <w:szCs w:val="28"/>
        </w:rPr>
        <w:t>15</w:t>
      </w:r>
      <w:r>
        <w:rPr>
          <w:rFonts w:hint="eastAsia"/>
          <w:sz w:val="28"/>
          <w:szCs w:val="28"/>
        </w:rPr>
        <w:t>层；各区间选择特征重要性排名前</w:t>
      </w:r>
      <w:r>
        <w:rPr>
          <w:sz w:val="28"/>
          <w:szCs w:val="28"/>
        </w:rPr>
        <w:t>80%</w:t>
      </w:r>
      <w:r>
        <w:rPr>
          <w:rFonts w:hint="eastAsia"/>
          <w:sz w:val="28"/>
          <w:szCs w:val="28"/>
        </w:rPr>
        <w:t>的特征进行训练。</w:t>
      </w:r>
    </w:p>
    <w:p w14:paraId="249BFA03">
      <w:pPr>
        <w:spacing w:before="60"/>
        <w:ind w:firstLine="560" w:firstLineChars="200"/>
        <w:rPr>
          <w:sz w:val="28"/>
          <w:szCs w:val="28"/>
        </w:rPr>
      </w:pPr>
      <w:r>
        <w:rPr>
          <w:rFonts w:hint="eastAsia"/>
          <w:sz w:val="28"/>
          <w:szCs w:val="28"/>
        </w:rPr>
        <w:t>可选的，设定初始权重的规则为：经济型区间</w:t>
      </w:r>
      <w:r>
        <w:rPr>
          <w:sz w:val="28"/>
          <w:szCs w:val="28"/>
        </w:rPr>
        <w:t>K</w:t>
      </w:r>
      <w:r>
        <w:rPr>
          <w:rFonts w:hint="eastAsia"/>
          <w:sz w:val="28"/>
          <w:szCs w:val="28"/>
        </w:rPr>
        <w:t>近邻权重</w:t>
      </w:r>
      <w:r>
        <w:rPr>
          <w:sz w:val="28"/>
          <w:szCs w:val="28"/>
        </w:rPr>
        <w:t>0.2</w:t>
      </w:r>
      <w:r>
        <w:rPr>
          <w:rFonts w:hint="eastAsia"/>
          <w:sz w:val="28"/>
          <w:szCs w:val="28"/>
        </w:rPr>
        <w:t>，中档区间权重</w:t>
      </w:r>
      <w:r>
        <w:rPr>
          <w:sz w:val="28"/>
          <w:szCs w:val="28"/>
        </w:rPr>
        <w:t>0.3</w:t>
      </w:r>
      <w:r>
        <w:rPr>
          <w:rFonts w:hint="eastAsia"/>
          <w:sz w:val="28"/>
          <w:szCs w:val="28"/>
        </w:rPr>
        <w:t>，豪华型区间权重</w:t>
      </w:r>
      <w:r>
        <w:rPr>
          <w:sz w:val="28"/>
          <w:szCs w:val="28"/>
        </w:rPr>
        <w:t>0.4</w:t>
      </w:r>
      <w:r>
        <w:rPr>
          <w:rFonts w:hint="eastAsia"/>
          <w:sz w:val="28"/>
          <w:szCs w:val="28"/>
        </w:rPr>
        <w:t>。</w:t>
      </w:r>
    </w:p>
    <w:p w14:paraId="0ED31664">
      <w:pPr>
        <w:spacing w:before="60"/>
        <w:ind w:firstLine="560" w:firstLineChars="200"/>
        <w:rPr>
          <w:sz w:val="28"/>
          <w:szCs w:val="28"/>
        </w:rPr>
      </w:pPr>
      <w:r>
        <w:rPr>
          <w:rFonts w:hint="eastAsia"/>
          <w:sz w:val="28"/>
          <w:szCs w:val="28"/>
        </w:rPr>
        <w:t>可选的，通过动态权重融合算法将</w:t>
      </w:r>
      <w:r>
        <w:rPr>
          <w:sz w:val="28"/>
          <w:szCs w:val="28"/>
        </w:rPr>
        <w:t>K</w:t>
      </w:r>
      <w:r>
        <w:rPr>
          <w:rFonts w:hint="eastAsia"/>
          <w:sz w:val="28"/>
          <w:szCs w:val="28"/>
        </w:rPr>
        <w:t>近邻算法与随机森林的预测结果加权融合包括：</w:t>
      </w:r>
    </w:p>
    <w:p w14:paraId="530EB0E0">
      <w:pPr>
        <w:spacing w:before="60"/>
        <w:ind w:firstLine="560" w:firstLineChars="200"/>
        <w:rPr>
          <w:sz w:val="28"/>
          <w:szCs w:val="28"/>
        </w:rPr>
      </w:pPr>
      <w:r>
        <w:rPr>
          <w:rFonts w:hint="eastAsia"/>
          <w:sz w:val="28"/>
          <w:szCs w:val="28"/>
        </w:rPr>
        <w:t>选取若干预测样本计算</w:t>
      </w:r>
      <w:r>
        <w:rPr>
          <w:sz w:val="28"/>
          <w:szCs w:val="28"/>
        </w:rPr>
        <w:t>K</w:t>
      </w:r>
      <w:r>
        <w:rPr>
          <w:rFonts w:hint="eastAsia"/>
          <w:sz w:val="28"/>
          <w:szCs w:val="28"/>
        </w:rPr>
        <w:t>近邻算法与随机森林的平均绝对百分比误差；以随机森林误差占两者误差之和的比例作为性能比；通过平滑因子更新权重。</w:t>
      </w:r>
    </w:p>
    <w:p w14:paraId="75A46434">
      <w:pPr>
        <w:spacing w:before="60"/>
        <w:ind w:firstLine="560" w:firstLineChars="200"/>
        <w:rPr>
          <w:sz w:val="28"/>
          <w:szCs w:val="28"/>
        </w:rPr>
      </w:pPr>
      <w:r>
        <w:rPr>
          <w:rFonts w:hint="eastAsia"/>
          <w:sz w:val="28"/>
          <w:szCs w:val="28"/>
        </w:rPr>
        <w:t>可选的，计算获得最终价格预测值包括：</w:t>
      </w:r>
    </w:p>
    <w:p w14:paraId="3EA50F22">
      <w:pPr>
        <w:spacing w:before="60"/>
        <w:ind w:firstLine="560" w:firstLineChars="200"/>
        <w:rPr>
          <w:sz w:val="28"/>
          <w:szCs w:val="28"/>
        </w:rPr>
      </w:pPr>
      <w:r>
        <w:rPr>
          <w:sz w:val="28"/>
          <w:szCs w:val="28"/>
        </w:rPr>
        <w:pict>
          <v:shape id="_x0000_i1025" o:spt="75" type="#_x0000_t75" style="height:15.75pt;width:244.5pt;" filled="f" o:preferrelative="t" stroked="f" coordsize="21600,21600" equationxml="&lt;">
            <v:path/>
            <v:fill on="f" focussize="0,0"/>
            <v:stroke on="f" joinstyle="miter"/>
            <v:imagedata r:id="rId16" chromakey="#FFFFFF" o:title=""/>
            <o:lock v:ext="edit" aspectratio="t"/>
            <w10:wrap type="none"/>
            <w10:anchorlock/>
          </v:shape>
        </w:pict>
      </w:r>
      <w:r>
        <w:rPr>
          <w:rFonts w:hint="eastAsia"/>
          <w:sz w:val="28"/>
          <w:szCs w:val="28"/>
        </w:rPr>
        <w:t>；</w:t>
      </w:r>
    </w:p>
    <w:p w14:paraId="5D426916">
      <w:pPr>
        <w:spacing w:before="60"/>
        <w:ind w:firstLine="560" w:firstLineChars="200"/>
        <w:rPr>
          <w:sz w:val="28"/>
          <w:szCs w:val="28"/>
        </w:rPr>
      </w:pPr>
      <w:r>
        <w:rPr>
          <w:rFonts w:hint="eastAsia"/>
          <w:sz w:val="28"/>
          <w:szCs w:val="28"/>
        </w:rPr>
        <w:t>其中，</w:t>
      </w:r>
      <w:r>
        <w:rPr>
          <w:sz w:val="28"/>
          <w:szCs w:val="28"/>
        </w:rPr>
        <w:fldChar w:fldCharType="begin"/>
      </w:r>
      <w:r>
        <w:rPr>
          <w:sz w:val="28"/>
          <w:szCs w:val="28"/>
        </w:rPr>
        <w:instrText xml:space="preserve"> QUOTE </w:instrText>
      </w:r>
      <w:r>
        <w:rPr>
          <w:sz w:val="28"/>
          <w:szCs w:val="28"/>
        </w:rPr>
        <w:pict>
          <v:shape id="_x0000_i1026" o:spt="75" type="#_x0000_t75" style="height:15.75pt;width:19.5pt;" filled="f" o:preferrelative="t" stroked="f" coordsize="21600,21600" equationxml="&lt;">
            <v:path/>
            <v:fill on="f" focussize="0,0"/>
            <v:stroke on="f" joinstyle="miter"/>
            <v:imagedata r:id="rId17" chromakey="#FFFFFF" o:title=""/>
            <o:lock v:ext="edit" aspectratio="t"/>
            <w10:wrap type="none"/>
            <w10:anchorlock/>
          </v:shape>
        </w:pict>
      </w:r>
      <w:r>
        <w:rPr>
          <w:sz w:val="28"/>
          <w:szCs w:val="28"/>
        </w:rPr>
        <w:instrText xml:space="preserve"> </w:instrText>
      </w:r>
      <w:r>
        <w:rPr>
          <w:sz w:val="28"/>
          <w:szCs w:val="28"/>
        </w:rPr>
        <w:fldChar w:fldCharType="separate"/>
      </w:r>
      <w:r>
        <w:rPr>
          <w:sz w:val="28"/>
          <w:szCs w:val="28"/>
        </w:rPr>
        <w:pict>
          <v:shape id="_x0000_i1027" o:spt="75" type="#_x0000_t75" style="height:15.75pt;width:19.5pt;" filled="f" o:preferrelative="t" stroked="f" coordsize="21600,21600" equationxml="&lt;">
            <v:path/>
            <v:fill on="f" focussize="0,0"/>
            <v:stroke on="f" joinstyle="miter"/>
            <v:imagedata r:id="rId17" chromakey="#FFFFFF" o:title=""/>
            <o:lock v:ext="edit" aspectratio="t"/>
            <w10:wrap type="none"/>
            <w10:anchorlock/>
          </v:shape>
        </w:pict>
      </w:r>
      <w:r>
        <w:rPr>
          <w:sz w:val="28"/>
          <w:szCs w:val="28"/>
        </w:rPr>
        <w:fldChar w:fldCharType="end"/>
      </w:r>
      <w:r>
        <w:rPr>
          <w:rFonts w:hint="eastAsia"/>
          <w:sz w:val="28"/>
          <w:szCs w:val="28"/>
        </w:rPr>
        <w:t>为</w:t>
      </w:r>
      <w:r>
        <w:rPr>
          <w:sz w:val="28"/>
          <w:szCs w:val="28"/>
        </w:rPr>
        <w:t>K</w:t>
      </w:r>
      <w:r>
        <w:rPr>
          <w:rFonts w:hint="eastAsia"/>
          <w:sz w:val="28"/>
          <w:szCs w:val="28"/>
        </w:rPr>
        <w:t>近邻算法预测价格，</w:t>
      </w:r>
      <w:r>
        <w:rPr>
          <w:sz w:val="28"/>
          <w:szCs w:val="28"/>
        </w:rPr>
        <w:fldChar w:fldCharType="begin"/>
      </w:r>
      <w:r>
        <w:rPr>
          <w:sz w:val="28"/>
          <w:szCs w:val="28"/>
        </w:rPr>
        <w:instrText xml:space="preserve"> QUOTE </w:instrText>
      </w:r>
      <w:r>
        <w:rPr>
          <w:sz w:val="28"/>
          <w:szCs w:val="28"/>
        </w:rPr>
        <w:pict>
          <v:shape id="_x0000_i1028" o:spt="75" type="#_x0000_t75" style="height:15.75pt;width:12pt;" filled="f" o:preferrelative="t" stroked="f" coordsize="21600,21600" equationxml="&lt;">
            <v:path/>
            <v:fill on="f" focussize="0,0"/>
            <v:stroke on="f" joinstyle="miter"/>
            <v:imagedata r:id="rId18" chromakey="#FFFFFF" o:title=""/>
            <o:lock v:ext="edit" aspectratio="t"/>
            <w10:wrap type="none"/>
            <w10:anchorlock/>
          </v:shape>
        </w:pict>
      </w:r>
      <w:r>
        <w:rPr>
          <w:sz w:val="28"/>
          <w:szCs w:val="28"/>
        </w:rPr>
        <w:instrText xml:space="preserve"> </w:instrText>
      </w:r>
      <w:r>
        <w:rPr>
          <w:sz w:val="28"/>
          <w:szCs w:val="28"/>
        </w:rPr>
        <w:fldChar w:fldCharType="separate"/>
      </w:r>
      <w:r>
        <w:rPr>
          <w:sz w:val="28"/>
          <w:szCs w:val="28"/>
        </w:rPr>
        <w:pict>
          <v:shape id="_x0000_i1029" o:spt="75" type="#_x0000_t75" style="height:15.75pt;width:12pt;" filled="f" o:preferrelative="t" stroked="f" coordsize="21600,21600" equationxml="&lt;">
            <v:path/>
            <v:fill on="f" focussize="0,0"/>
            <v:stroke on="f" joinstyle="miter"/>
            <v:imagedata r:id="rId18" chromakey="#FFFFFF" o:title=""/>
            <o:lock v:ext="edit" aspectratio="t"/>
            <w10:wrap type="none"/>
            <w10:anchorlock/>
          </v:shape>
        </w:pict>
      </w:r>
      <w:r>
        <w:rPr>
          <w:sz w:val="28"/>
          <w:szCs w:val="28"/>
        </w:rPr>
        <w:fldChar w:fldCharType="end"/>
      </w:r>
      <w:r>
        <w:rPr>
          <w:rFonts w:hint="eastAsia"/>
          <w:sz w:val="28"/>
          <w:szCs w:val="28"/>
        </w:rPr>
        <w:t>为随机森林算法预测价格，</w:t>
      </w:r>
      <w:r>
        <w:rPr>
          <w:sz w:val="28"/>
          <w:szCs w:val="28"/>
        </w:rPr>
        <w:fldChar w:fldCharType="begin"/>
      </w:r>
      <w:r>
        <w:rPr>
          <w:sz w:val="28"/>
          <w:szCs w:val="28"/>
        </w:rPr>
        <w:instrText xml:space="preserve"> QUOTE </w:instrText>
      </w:r>
      <w:r>
        <w:rPr>
          <w:sz w:val="28"/>
          <w:szCs w:val="28"/>
        </w:rPr>
        <w:pict>
          <v:shape id="_x0000_i1030" o:spt="75" type="#_x0000_t75" style="height:15.75pt;width:7.5pt;" filled="f" o:preferrelative="t" stroked="f" coordsize="21600,21600" equationxml="&lt;">
            <v:path/>
            <v:fill on="f" focussize="0,0"/>
            <v:stroke on="f" joinstyle="miter"/>
            <v:imagedata r:id="rId19" chromakey="#FFFFFF" o:title=""/>
            <o:lock v:ext="edit" aspectratio="t"/>
            <w10:wrap type="none"/>
            <w10:anchorlock/>
          </v:shape>
        </w:pict>
      </w:r>
      <w:r>
        <w:rPr>
          <w:sz w:val="28"/>
          <w:szCs w:val="28"/>
        </w:rPr>
        <w:instrText xml:space="preserve"> </w:instrText>
      </w:r>
      <w:r>
        <w:rPr>
          <w:sz w:val="28"/>
          <w:szCs w:val="28"/>
        </w:rPr>
        <w:fldChar w:fldCharType="separate"/>
      </w:r>
      <w:r>
        <w:rPr>
          <w:sz w:val="28"/>
          <w:szCs w:val="28"/>
        </w:rPr>
        <w:pict>
          <v:shape id="_x0000_i1031" o:spt="75" type="#_x0000_t75" style="height:15.75pt;width:7.5pt;" filled="f" o:preferrelative="t" stroked="f" coordsize="21600,21600" equationxml="&lt;">
            <v:path/>
            <v:fill on="f" focussize="0,0"/>
            <v:stroke on="f" joinstyle="miter"/>
            <v:imagedata r:id="rId19" chromakey="#FFFFFF" o:title=""/>
            <o:lock v:ext="edit" aspectratio="t"/>
            <w10:wrap type="none"/>
            <w10:anchorlock/>
          </v:shape>
        </w:pict>
      </w:r>
      <w:r>
        <w:rPr>
          <w:sz w:val="28"/>
          <w:szCs w:val="28"/>
        </w:rPr>
        <w:fldChar w:fldCharType="end"/>
      </w:r>
      <w:r>
        <w:rPr>
          <w:rFonts w:hint="eastAsia"/>
          <w:sz w:val="28"/>
          <w:szCs w:val="28"/>
        </w:rPr>
        <w:t>为动态融合权重，</w:t>
      </w:r>
      <w:r>
        <w:rPr>
          <w:sz w:val="28"/>
          <w:szCs w:val="28"/>
        </w:rPr>
        <w:t>adjustment_factor</w:t>
      </w:r>
      <w:r>
        <w:rPr>
          <w:rFonts w:hint="eastAsia"/>
          <w:sz w:val="28"/>
          <w:szCs w:val="28"/>
        </w:rPr>
        <w:t>为基于历史预测误差统计分析得出的修正因子，</w:t>
      </w:r>
      <w:r>
        <w:rPr>
          <w:sz w:val="28"/>
          <w:szCs w:val="28"/>
        </w:rPr>
        <w:fldChar w:fldCharType="begin"/>
      </w:r>
      <w:r>
        <w:rPr>
          <w:sz w:val="28"/>
          <w:szCs w:val="28"/>
        </w:rPr>
        <w:instrText xml:space="preserve"> QUOTE </w:instrText>
      </w:r>
      <w:r>
        <w:rPr>
          <w:sz w:val="28"/>
          <w:szCs w:val="28"/>
        </w:rPr>
        <w:pict>
          <v:shape id="_x0000_i1032" o:spt="75" type="#_x0000_t75" style="height:15.75pt;width:6.75pt;" filled="f" o:preferrelative="t" stroked="f" coordsize="21600,21600" equationxml="&lt;">
            <v:path/>
            <v:fill on="f" focussize="0,0"/>
            <v:stroke on="f" joinstyle="miter"/>
            <v:imagedata r:id="rId20" chromakey="#FFFFFF" o:title=""/>
            <o:lock v:ext="edit" aspectratio="t"/>
            <w10:wrap type="none"/>
            <w10:anchorlock/>
          </v:shape>
        </w:pict>
      </w:r>
      <w:r>
        <w:rPr>
          <w:sz w:val="28"/>
          <w:szCs w:val="28"/>
        </w:rPr>
        <w:instrText xml:space="preserve"> </w:instrText>
      </w:r>
      <w:r>
        <w:rPr>
          <w:sz w:val="28"/>
          <w:szCs w:val="28"/>
        </w:rPr>
        <w:fldChar w:fldCharType="separate"/>
      </w:r>
      <w:r>
        <w:rPr>
          <w:sz w:val="28"/>
          <w:szCs w:val="28"/>
        </w:rPr>
        <w:pict>
          <v:shape id="_x0000_i1033" o:spt="75" type="#_x0000_t75" style="height:15.75pt;width:6.75pt;" filled="f" o:preferrelative="t" stroked="f" coordsize="21600,21600" equationxml="&lt;">
            <v:path/>
            <v:fill on="f" focussize="0,0"/>
            <v:stroke on="f" joinstyle="miter"/>
            <v:imagedata r:id="rId20" chromakey="#FFFFFF" o:title=""/>
            <o:lock v:ext="edit" aspectratio="t"/>
            <w10:wrap type="none"/>
            <w10:anchorlock/>
          </v:shape>
        </w:pict>
      </w:r>
      <w:r>
        <w:rPr>
          <w:sz w:val="28"/>
          <w:szCs w:val="28"/>
        </w:rPr>
        <w:fldChar w:fldCharType="end"/>
      </w:r>
      <w:r>
        <w:rPr>
          <w:rFonts w:hint="eastAsia"/>
          <w:sz w:val="28"/>
          <w:szCs w:val="28"/>
        </w:rPr>
        <w:t>为修正系数。</w:t>
      </w:r>
    </w:p>
    <w:p w14:paraId="57C653BF">
      <w:pPr>
        <w:spacing w:before="60"/>
        <w:ind w:firstLine="560" w:firstLineChars="200"/>
        <w:textAlignment w:val="center"/>
        <w:rPr>
          <w:bCs/>
          <w:sz w:val="28"/>
          <w:szCs w:val="28"/>
        </w:rPr>
      </w:pPr>
      <w:r>
        <w:rPr>
          <w:sz w:val="28"/>
          <w:szCs w:val="28"/>
        </w:rPr>
        <w:t>本发明技术效果：</w:t>
      </w:r>
    </w:p>
    <w:p w14:paraId="6E87AFA9">
      <w:pPr>
        <w:spacing w:before="60"/>
        <w:ind w:firstLine="560" w:firstLineChars="200"/>
        <w:textAlignment w:val="center"/>
        <w:rPr>
          <w:rFonts w:hint="eastAsia"/>
          <w:sz w:val="28"/>
          <w:szCs w:val="28"/>
        </w:rPr>
      </w:pPr>
      <w:r>
        <w:rPr>
          <w:rFonts w:hint="eastAsia"/>
          <w:sz w:val="28"/>
          <w:szCs w:val="28"/>
        </w:rPr>
        <w:t>1、</w:t>
      </w:r>
      <w:r>
        <w:rPr>
          <w:sz w:val="28"/>
          <w:szCs w:val="28"/>
        </w:rPr>
        <w:t>计算效率大幅提升</w:t>
      </w:r>
      <w:r>
        <w:rPr>
          <w:rFonts w:hint="eastAsia"/>
          <w:sz w:val="28"/>
          <w:szCs w:val="28"/>
        </w:rPr>
        <w:t>：</w:t>
      </w:r>
      <w:r>
        <w:rPr>
          <w:sz w:val="28"/>
          <w:szCs w:val="28"/>
        </w:rPr>
        <w:t>处理20万样本数据时，预测时间从传统KNN的45秒缩短至1.1秒</w:t>
      </w:r>
      <w:r>
        <w:rPr>
          <w:rFonts w:hint="eastAsia"/>
          <w:sz w:val="28"/>
          <w:szCs w:val="28"/>
        </w:rPr>
        <w:t>，</w:t>
      </w:r>
      <w:r>
        <w:rPr>
          <w:sz w:val="28"/>
          <w:szCs w:val="28"/>
        </w:rPr>
        <w:t>计算效率提升40倍以上，满足实时应用需求</w:t>
      </w:r>
      <w:r>
        <w:rPr>
          <w:rFonts w:hint="eastAsia"/>
          <w:sz w:val="28"/>
          <w:szCs w:val="28"/>
        </w:rPr>
        <w:t>，</w:t>
      </w:r>
      <w:r>
        <w:rPr>
          <w:sz w:val="28"/>
          <w:szCs w:val="28"/>
        </w:rPr>
        <w:t>内存占用相比单一KNN模型降低30%，从8GB降低至5.6GB</w:t>
      </w:r>
      <w:r>
        <w:rPr>
          <w:rFonts w:hint="eastAsia"/>
          <w:sz w:val="28"/>
          <w:szCs w:val="28"/>
        </w:rPr>
        <w:t>。</w:t>
      </w:r>
    </w:p>
    <w:p w14:paraId="666AC819">
      <w:pPr>
        <w:spacing w:before="60"/>
        <w:ind w:firstLine="560" w:firstLineChars="200"/>
        <w:textAlignment w:val="center"/>
        <w:rPr>
          <w:rFonts w:hint="eastAsia"/>
          <w:sz w:val="28"/>
          <w:szCs w:val="28"/>
        </w:rPr>
      </w:pPr>
      <w:r>
        <w:rPr>
          <w:rFonts w:hint="eastAsia"/>
          <w:sz w:val="28"/>
          <w:szCs w:val="28"/>
        </w:rPr>
        <w:t>2、</w:t>
      </w:r>
      <w:r>
        <w:rPr>
          <w:sz w:val="28"/>
          <w:szCs w:val="28"/>
        </w:rPr>
        <w:t>预测精度显著改善</w:t>
      </w:r>
      <w:r>
        <w:rPr>
          <w:rFonts w:hint="eastAsia"/>
          <w:sz w:val="28"/>
          <w:szCs w:val="28"/>
        </w:rPr>
        <w:t>：</w:t>
      </w:r>
      <w:r>
        <w:rPr>
          <w:sz w:val="28"/>
          <w:szCs w:val="28"/>
        </w:rPr>
        <w:t>整体预测精度MAPE从8.3%降低至6.5%，提升21.7%</w:t>
      </w:r>
      <w:r>
        <w:rPr>
          <w:rFonts w:hint="eastAsia"/>
          <w:sz w:val="28"/>
          <w:szCs w:val="28"/>
        </w:rPr>
        <w:t>，</w:t>
      </w:r>
      <w:r>
        <w:rPr>
          <w:sz w:val="28"/>
          <w:szCs w:val="28"/>
        </w:rPr>
        <w:t>高价值车辆预测：MAPE从9.2%降低至7.5%，提升18.7%</w:t>
      </w:r>
      <w:r>
        <w:rPr>
          <w:rFonts w:hint="eastAsia"/>
          <w:sz w:val="28"/>
          <w:szCs w:val="28"/>
        </w:rPr>
        <w:t>，</w:t>
      </w:r>
      <w:r>
        <w:rPr>
          <w:sz w:val="28"/>
          <w:szCs w:val="28"/>
        </w:rPr>
        <w:t>决定系数</w:t>
      </w:r>
      <m:oMath>
        <m:sSup>
          <m:sSupPr>
            <m:ctrlPr>
              <w:rPr>
                <w:rFonts w:ascii="Cambria Math" w:hAnsi="Cambria Math"/>
                <w:kern w:val="0"/>
                <w:sz w:val="24"/>
                <w:szCs w:val="24"/>
                <w:lang w:eastAsia="en-US"/>
              </w:rPr>
            </m:ctrlPr>
          </m:sSupPr>
          <m:e>
            <m:r>
              <m:rPr/>
              <w:rPr>
                <w:rFonts w:ascii="Cambria Math" w:hAnsi="Cambria Math"/>
                <w:kern w:val="0"/>
                <w:sz w:val="24"/>
                <w:szCs w:val="24"/>
              </w:rPr>
              <m:t>R</m:t>
            </m:r>
            <m:ctrlPr>
              <w:rPr>
                <w:rFonts w:ascii="Cambria Math" w:hAnsi="Cambria Math"/>
                <w:kern w:val="0"/>
                <w:sz w:val="24"/>
                <w:szCs w:val="24"/>
                <w:lang w:eastAsia="en-US"/>
              </w:rPr>
            </m:ctrlPr>
          </m:e>
          <m:sup>
            <m:r>
              <m:rPr/>
              <w:rPr>
                <w:rFonts w:ascii="Cambria Math" w:hAnsi="Cambria Math"/>
                <w:kern w:val="0"/>
                <w:sz w:val="24"/>
                <w:szCs w:val="24"/>
              </w:rPr>
              <m:t>2</m:t>
            </m:r>
            <m:ctrlPr>
              <w:rPr>
                <w:rFonts w:ascii="Cambria Math" w:hAnsi="Cambria Math"/>
                <w:kern w:val="0"/>
                <w:sz w:val="24"/>
                <w:szCs w:val="24"/>
                <w:lang w:eastAsia="en-US"/>
              </w:rPr>
            </m:ctrlPr>
          </m:sup>
        </m:sSup>
      </m:oMath>
      <w:r>
        <w:rPr>
          <w:sz w:val="28"/>
          <w:szCs w:val="28"/>
        </w:rPr>
        <w:t>从0.988提升至0.990</w:t>
      </w:r>
      <w:r>
        <w:rPr>
          <w:rFonts w:hint="eastAsia"/>
          <w:sz w:val="28"/>
          <w:szCs w:val="28"/>
        </w:rPr>
        <w:t>，</w:t>
      </w:r>
      <w:r>
        <w:rPr>
          <w:sz w:val="28"/>
          <w:szCs w:val="28"/>
        </w:rPr>
        <w:t>极端价格车辆（&gt;50万元或&lt;3万元）预测精度提升25%</w:t>
      </w:r>
      <w:r>
        <w:rPr>
          <w:rFonts w:hint="eastAsia"/>
          <w:sz w:val="28"/>
          <w:szCs w:val="28"/>
        </w:rPr>
        <w:t>。</w:t>
      </w:r>
    </w:p>
    <w:p w14:paraId="298B61E4">
      <w:pPr>
        <w:spacing w:before="60"/>
        <w:ind w:firstLine="560" w:firstLineChars="200"/>
        <w:textAlignment w:val="center"/>
        <w:rPr>
          <w:sz w:val="28"/>
          <w:szCs w:val="28"/>
        </w:rPr>
      </w:pPr>
      <w:r>
        <w:rPr>
          <w:rFonts w:hint="eastAsia"/>
          <w:sz w:val="28"/>
          <w:szCs w:val="28"/>
        </w:rPr>
        <w:t>3、</w:t>
      </w:r>
      <w:r>
        <w:rPr>
          <w:sz w:val="28"/>
          <w:szCs w:val="28"/>
        </w:rPr>
        <w:t>稀有车型预测能力突出</w:t>
      </w:r>
      <w:r>
        <w:rPr>
          <w:rFonts w:hint="eastAsia"/>
          <w:sz w:val="28"/>
          <w:szCs w:val="28"/>
        </w:rPr>
        <w:t>：</w:t>
      </w:r>
      <w:r>
        <w:rPr>
          <w:sz w:val="28"/>
          <w:szCs w:val="28"/>
        </w:rPr>
        <w:t>对市场占有率低于0.1%的稀有车型，预测精度提升30%以上</w:t>
      </w:r>
      <w:r>
        <w:rPr>
          <w:rFonts w:hint="eastAsia"/>
          <w:sz w:val="28"/>
          <w:szCs w:val="28"/>
        </w:rPr>
        <w:t>，</w:t>
      </w:r>
      <w:r>
        <w:rPr>
          <w:sz w:val="28"/>
          <w:szCs w:val="28"/>
        </w:rPr>
        <w:t>限量版、停产车型预测误差从15.2%降低至10.6%</w:t>
      </w:r>
      <w:r>
        <w:rPr>
          <w:rFonts w:hint="eastAsia"/>
          <w:sz w:val="28"/>
          <w:szCs w:val="28"/>
        </w:rPr>
        <w:t>。</w:t>
      </w:r>
    </w:p>
    <w:p w14:paraId="63373680">
      <w:pPr>
        <w:spacing w:before="60"/>
        <w:ind w:firstLine="560" w:firstLineChars="200"/>
        <w:textAlignment w:val="center"/>
        <w:rPr>
          <w:rFonts w:hint="eastAsia"/>
          <w:sz w:val="28"/>
          <w:szCs w:val="28"/>
        </w:rPr>
      </w:pPr>
      <w:r>
        <w:rPr>
          <w:rFonts w:hint="eastAsia"/>
          <w:sz w:val="28"/>
          <w:szCs w:val="28"/>
        </w:rPr>
        <w:t>4、</w:t>
      </w:r>
      <w:r>
        <w:rPr>
          <w:sz w:val="28"/>
          <w:szCs w:val="28"/>
        </w:rPr>
        <w:t>系统鲁棒性增强</w:t>
      </w:r>
      <w:r>
        <w:rPr>
          <w:rFonts w:hint="eastAsia"/>
          <w:sz w:val="28"/>
          <w:szCs w:val="28"/>
        </w:rPr>
        <w:t>：</w:t>
      </w:r>
      <w:r>
        <w:rPr>
          <w:sz w:val="28"/>
          <w:szCs w:val="28"/>
        </w:rPr>
        <w:t>数据缺失率达到20%时仍能保持稳定预测性能</w:t>
      </w:r>
      <w:r>
        <w:rPr>
          <w:rFonts w:hint="eastAsia"/>
          <w:sz w:val="28"/>
          <w:szCs w:val="28"/>
        </w:rPr>
        <w:t>，</w:t>
      </w:r>
      <w:r>
        <w:rPr>
          <w:sz w:val="28"/>
          <w:szCs w:val="28"/>
        </w:rPr>
        <w:t>支持在线学习，模型性能随数据更新持续优化</w:t>
      </w:r>
      <w:r>
        <w:rPr>
          <w:rFonts w:hint="eastAsia"/>
          <w:sz w:val="28"/>
          <w:szCs w:val="28"/>
        </w:rPr>
        <w:t>，</w:t>
      </w:r>
      <w:r>
        <w:rPr>
          <w:sz w:val="28"/>
          <w:szCs w:val="28"/>
        </w:rPr>
        <w:t>异常数据自动识别和处理，系统可用性&gt;99.5%</w:t>
      </w:r>
      <w:r>
        <w:rPr>
          <w:rFonts w:hint="eastAsia"/>
          <w:sz w:val="28"/>
          <w:szCs w:val="28"/>
        </w:rPr>
        <w:t>。</w:t>
      </w:r>
    </w:p>
    <w:p w14:paraId="5832C210">
      <w:pPr>
        <w:spacing w:before="60"/>
        <w:ind w:firstLine="560" w:firstLineChars="200"/>
        <w:textAlignment w:val="center"/>
        <w:rPr>
          <w:sz w:val="28"/>
          <w:szCs w:val="28"/>
        </w:rPr>
      </w:pPr>
      <w:r>
        <w:rPr>
          <w:rFonts w:hint="eastAsia"/>
          <w:sz w:val="28"/>
          <w:szCs w:val="28"/>
        </w:rPr>
        <w:t>5、</w:t>
      </w:r>
      <w:r>
        <w:rPr>
          <w:sz w:val="28"/>
          <w:szCs w:val="28"/>
        </w:rPr>
        <w:t>成本效益显著</w:t>
      </w:r>
      <w:r>
        <w:rPr>
          <w:rFonts w:hint="eastAsia"/>
          <w:sz w:val="28"/>
          <w:szCs w:val="28"/>
        </w:rPr>
        <w:t>：</w:t>
      </w:r>
      <w:r>
        <w:rPr>
          <w:sz w:val="28"/>
          <w:szCs w:val="28"/>
        </w:rPr>
        <w:t>相比传统人工评估方法，自动化预测可降低评估成本80%以上</w:t>
      </w:r>
      <w:r>
        <w:rPr>
          <w:rFonts w:hint="eastAsia"/>
          <w:sz w:val="28"/>
          <w:szCs w:val="28"/>
        </w:rPr>
        <w:t>，</w:t>
      </w:r>
      <w:r>
        <w:rPr>
          <w:sz w:val="28"/>
          <w:szCs w:val="28"/>
        </w:rPr>
        <w:t>评估时间从平均2小时缩短至1分钟内</w:t>
      </w:r>
      <w:r>
        <w:rPr>
          <w:rFonts w:hint="eastAsia"/>
          <w:sz w:val="28"/>
          <w:szCs w:val="28"/>
        </w:rPr>
        <w:t>，</w:t>
      </w:r>
      <w:r>
        <w:rPr>
          <w:sz w:val="28"/>
          <w:szCs w:val="28"/>
        </w:rPr>
        <w:t>减少专业评估师的人力投入需求，人力成本节约60%</w:t>
      </w:r>
      <w:r>
        <w:rPr>
          <w:rFonts w:hint="eastAsia"/>
          <w:sz w:val="28"/>
          <w:szCs w:val="28"/>
        </w:rPr>
        <w:t>。</w:t>
      </w:r>
    </w:p>
    <w:p w14:paraId="2E4BB96E">
      <w:pPr>
        <w:spacing w:before="60"/>
        <w:textAlignment w:val="center"/>
        <w:rPr>
          <w:b/>
          <w:sz w:val="28"/>
          <w:szCs w:val="28"/>
        </w:rPr>
      </w:pPr>
      <w:r>
        <w:rPr>
          <w:b/>
          <w:sz w:val="28"/>
          <w:szCs w:val="28"/>
        </w:rPr>
        <w:t>附图说明</w:t>
      </w:r>
    </w:p>
    <w:p w14:paraId="2A156DBB">
      <w:pPr>
        <w:ind w:firstLine="560" w:firstLineChars="200"/>
        <w:rPr>
          <w:sz w:val="28"/>
          <w:szCs w:val="28"/>
        </w:rPr>
      </w:pPr>
      <w:r>
        <w:rPr>
          <w:sz w:val="28"/>
          <w:szCs w:val="28"/>
        </w:rPr>
        <w:t>构成本申请的一部分的附图用来提供对本申请的进一步理解，本申请的示意性实施例及其说明用于解释本申请，并不构成对本申请的不当限定。在附图中：</w:t>
      </w:r>
    </w:p>
    <w:p w14:paraId="131F5E53">
      <w:pPr>
        <w:spacing w:before="60"/>
        <w:ind w:firstLine="560" w:firstLineChars="200"/>
        <w:textAlignment w:val="center"/>
        <w:rPr>
          <w:rFonts w:hint="eastAsia"/>
          <w:sz w:val="28"/>
          <w:szCs w:val="28"/>
        </w:rPr>
      </w:pPr>
      <w:r>
        <w:rPr>
          <w:sz w:val="28"/>
          <w:szCs w:val="28"/>
        </w:rPr>
        <w:t>图1为本发明实施例</w:t>
      </w:r>
      <w:r>
        <w:rPr>
          <w:rFonts w:hint="eastAsia"/>
          <w:sz w:val="28"/>
          <w:szCs w:val="28"/>
        </w:rPr>
        <w:t>一种</w:t>
      </w:r>
      <w:r>
        <w:rPr>
          <w:bCs/>
          <w:sz w:val="28"/>
          <w:szCs w:val="28"/>
        </w:rPr>
        <w:t>基于混合模型的二手车价格预测方法</w:t>
      </w:r>
      <w:r>
        <w:rPr>
          <w:sz w:val="28"/>
          <w:szCs w:val="28"/>
        </w:rPr>
        <w:t>的流程示意图</w:t>
      </w:r>
      <w:r>
        <w:rPr>
          <w:rFonts w:hint="eastAsia"/>
          <w:sz w:val="28"/>
          <w:szCs w:val="28"/>
        </w:rPr>
        <w:t>。</w:t>
      </w:r>
    </w:p>
    <w:p w14:paraId="35726341">
      <w:pPr>
        <w:spacing w:before="60"/>
        <w:textAlignment w:val="center"/>
        <w:rPr>
          <w:b/>
          <w:sz w:val="28"/>
          <w:szCs w:val="28"/>
        </w:rPr>
      </w:pPr>
      <w:r>
        <w:rPr>
          <w:b/>
          <w:sz w:val="28"/>
          <w:szCs w:val="28"/>
        </w:rPr>
        <w:t>具体实施方式</w:t>
      </w:r>
    </w:p>
    <w:p w14:paraId="00568AEF">
      <w:pPr>
        <w:ind w:firstLine="560" w:firstLineChars="200"/>
        <w:rPr>
          <w:sz w:val="28"/>
          <w:szCs w:val="28"/>
        </w:rPr>
      </w:pPr>
      <w:r>
        <w:rPr>
          <w:sz w:val="28"/>
          <w:szCs w:val="28"/>
        </w:rPr>
        <w:t>需要说明的是，在不冲突的情况下，本申请中的实施例及实施例中的特征可以相互组合。下面将参考附图并结合实施例来详细说明本申请。</w:t>
      </w:r>
    </w:p>
    <w:p w14:paraId="131CAFE5">
      <w:pPr>
        <w:ind w:firstLine="560" w:firstLineChars="200"/>
        <w:rPr>
          <w:sz w:val="28"/>
          <w:szCs w:val="28"/>
        </w:rPr>
      </w:pPr>
      <w:r>
        <w:rPr>
          <w:sz w:val="28"/>
          <w:szCs w:val="28"/>
        </w:rPr>
        <w:t>需要说明的是，在附图的流程图示出的步骤可以在诸如一组计算机可执行指令的计算机系统中执行，并且，虽然在流程图中示出了逻辑顺序，但是在某些情况下，可以以不同于此处的顺序执行所示出或描述的步骤。</w:t>
      </w:r>
    </w:p>
    <w:p w14:paraId="4E949917">
      <w:pPr>
        <w:spacing w:before="60"/>
        <w:ind w:firstLine="560" w:firstLineChars="200"/>
        <w:rPr>
          <w:sz w:val="28"/>
          <w:szCs w:val="28"/>
        </w:rPr>
      </w:pPr>
      <w:r>
        <w:rPr>
          <w:sz w:val="28"/>
          <w:szCs w:val="28"/>
        </w:rPr>
        <w:t>如图1所示，本实施例中提供一种</w:t>
      </w:r>
      <w:r>
        <w:rPr>
          <w:bCs/>
          <w:sz w:val="28"/>
          <w:szCs w:val="28"/>
        </w:rPr>
        <w:t>基于混合模型的二手车价格预测方法，包括：</w:t>
      </w:r>
      <w:r>
        <w:rPr>
          <w:sz w:val="28"/>
          <w:szCs w:val="28"/>
        </w:rPr>
        <w:t>通过增强特征工程计算品牌声誉指数、车辆稀有性指标及配置复杂度评分；</w:t>
      </w:r>
    </w:p>
    <w:p w14:paraId="35C1F8B4">
      <w:pPr>
        <w:spacing w:before="60"/>
        <w:ind w:firstLine="560" w:firstLineChars="200"/>
        <w:rPr>
          <w:sz w:val="28"/>
          <w:szCs w:val="28"/>
        </w:rPr>
      </w:pPr>
      <w:r>
        <w:rPr>
          <w:sz w:val="28"/>
          <w:szCs w:val="28"/>
        </w:rPr>
        <w:t>采用改进的K近邻算法对待预测车辆进行价格区间分类；</w:t>
      </w:r>
    </w:p>
    <w:p w14:paraId="6D6EEC47">
      <w:pPr>
        <w:spacing w:before="60"/>
        <w:ind w:firstLine="560" w:firstLineChars="200"/>
        <w:rPr>
          <w:sz w:val="28"/>
          <w:szCs w:val="28"/>
        </w:rPr>
      </w:pPr>
      <w:r>
        <w:rPr>
          <w:sz w:val="28"/>
          <w:szCs w:val="28"/>
        </w:rPr>
        <w:t>根据所述价格区间调用</w:t>
      </w:r>
      <w:r>
        <w:rPr>
          <w:rFonts w:hint="eastAsia"/>
          <w:sz w:val="28"/>
          <w:szCs w:val="28"/>
        </w:rPr>
        <w:t>构建好的</w:t>
      </w:r>
      <w:r>
        <w:rPr>
          <w:sz w:val="28"/>
          <w:szCs w:val="28"/>
        </w:rPr>
        <w:t>分层随机森林模型进行精确价格预测；</w:t>
      </w:r>
    </w:p>
    <w:p w14:paraId="536B464B">
      <w:pPr>
        <w:spacing w:before="60"/>
        <w:ind w:firstLine="560" w:firstLineChars="200"/>
        <w:rPr>
          <w:rFonts w:hint="eastAsia"/>
          <w:sz w:val="28"/>
          <w:szCs w:val="28"/>
        </w:rPr>
      </w:pPr>
      <w:r>
        <w:rPr>
          <w:sz w:val="28"/>
          <w:szCs w:val="28"/>
        </w:rPr>
        <w:t>基于所述价格区间设定初始权重，通过动态权重融合算法将K近邻算法与随机森林的预测结果加权融合</w:t>
      </w:r>
      <w:r>
        <w:rPr>
          <w:rFonts w:hint="eastAsia"/>
          <w:sz w:val="28"/>
          <w:szCs w:val="28"/>
        </w:rPr>
        <w:t>，计算获得</w:t>
      </w:r>
      <w:r>
        <w:rPr>
          <w:sz w:val="28"/>
          <w:szCs w:val="28"/>
        </w:rPr>
        <w:t>最终价格预测值及置信区间。</w:t>
      </w:r>
    </w:p>
    <w:p w14:paraId="557497AB">
      <w:pPr>
        <w:spacing w:before="60"/>
        <w:ind w:firstLine="560" w:firstLineChars="200"/>
        <w:rPr>
          <w:sz w:val="28"/>
          <w:szCs w:val="28"/>
        </w:rPr>
      </w:pPr>
      <w:r>
        <w:rPr>
          <w:rFonts w:hint="eastAsia"/>
          <w:sz w:val="28"/>
          <w:szCs w:val="28"/>
        </w:rPr>
        <w:t>进一步的，通过增强特征工程计算品牌声誉指数、车辆稀有性指标及配置复杂度评分包括：</w:t>
      </w:r>
    </w:p>
    <w:p w14:paraId="74EB4E97">
      <w:pPr>
        <w:spacing w:before="60"/>
        <w:ind w:firstLine="560" w:firstLineChars="200"/>
        <w:rPr>
          <w:sz w:val="28"/>
          <w:szCs w:val="28"/>
        </w:rPr>
      </w:pPr>
      <w:r>
        <w:rPr>
          <w:rFonts w:hint="eastAsia"/>
          <w:sz w:val="28"/>
          <w:szCs w:val="28"/>
        </w:rPr>
        <w:t>计算品牌声誉指数：取最近</w:t>
      </w:r>
      <w:r>
        <w:rPr>
          <w:sz w:val="28"/>
          <w:szCs w:val="28"/>
        </w:rPr>
        <w:t>12</w:t>
      </w:r>
      <w:r>
        <w:rPr>
          <w:rFonts w:hint="eastAsia"/>
          <w:sz w:val="28"/>
          <w:szCs w:val="28"/>
        </w:rPr>
        <w:t>个月交易数据，剔除价格偏离均值</w:t>
      </w:r>
      <w:r>
        <w:rPr>
          <w:sz w:val="28"/>
          <w:szCs w:val="28"/>
        </w:rPr>
        <w:t>3</w:t>
      </w:r>
      <w:r>
        <w:rPr>
          <w:rFonts w:hint="eastAsia"/>
          <w:sz w:val="28"/>
          <w:szCs w:val="28"/>
        </w:rPr>
        <w:t>倍标准差以上的样本，计算同品牌车辆交易价格算术平均值与全市场平均值的差值除以全市场价格标准差；</w:t>
      </w:r>
    </w:p>
    <w:p w14:paraId="0232DE09">
      <w:pPr>
        <w:spacing w:before="60"/>
        <w:ind w:firstLine="560" w:firstLineChars="200"/>
        <w:rPr>
          <w:sz w:val="28"/>
          <w:szCs w:val="28"/>
        </w:rPr>
      </w:pPr>
      <w:r>
        <w:rPr>
          <w:rFonts w:hint="eastAsia"/>
          <w:sz w:val="28"/>
          <w:szCs w:val="28"/>
        </w:rPr>
        <w:t>计算车辆稀有性指标：取品牌</w:t>
      </w:r>
      <w:r>
        <w:rPr>
          <w:sz w:val="28"/>
          <w:szCs w:val="28"/>
        </w:rPr>
        <w:t>-</w:t>
      </w:r>
      <w:r>
        <w:rPr>
          <w:rFonts w:hint="eastAsia"/>
          <w:sz w:val="28"/>
          <w:szCs w:val="28"/>
        </w:rPr>
        <w:t>型号</w:t>
      </w:r>
      <w:r>
        <w:rPr>
          <w:sz w:val="28"/>
          <w:szCs w:val="28"/>
        </w:rPr>
        <w:t>-</w:t>
      </w:r>
      <w:r>
        <w:rPr>
          <w:rFonts w:hint="eastAsia"/>
          <w:sz w:val="28"/>
          <w:szCs w:val="28"/>
        </w:rPr>
        <w:t>年份组合出现频率的倒数，频率为组合出现次数除以总样本数，增加平滑因子后进行归一化；</w:t>
      </w:r>
    </w:p>
    <w:p w14:paraId="747CB763">
      <w:pPr>
        <w:spacing w:before="60"/>
        <w:ind w:firstLine="560" w:firstLineChars="200"/>
        <w:rPr>
          <w:sz w:val="28"/>
          <w:szCs w:val="28"/>
        </w:rPr>
      </w:pPr>
      <w:r>
        <w:rPr>
          <w:rFonts w:hint="eastAsia"/>
          <w:sz w:val="28"/>
          <w:szCs w:val="28"/>
        </w:rPr>
        <w:t>计算配置复杂度评分：对座位数、燃料类型、登记类型及配置选项分别评分后加权求和，权重通过岭回归模型确定。</w:t>
      </w:r>
    </w:p>
    <w:p w14:paraId="6F94530A">
      <w:pPr>
        <w:ind w:firstLine="560" w:firstLineChars="200"/>
        <w:textAlignment w:val="center"/>
        <w:rPr>
          <w:sz w:val="28"/>
          <w:szCs w:val="28"/>
        </w:rPr>
      </w:pPr>
      <w:r>
        <w:rPr>
          <w:rFonts w:hint="eastAsia"/>
          <w:sz w:val="28"/>
          <w:szCs w:val="28"/>
        </w:rPr>
        <w:t>具体的，</w:t>
      </w:r>
      <w:r>
        <w:rPr>
          <w:sz w:val="28"/>
          <w:szCs w:val="28"/>
        </w:rPr>
        <w:t>获取二手车基础特征数据，包括品牌、燃料类型、颜色、座位数、登记年龄、登记类型、里程、备用钥匙、服务手册、原厂保修、路税到期年龄、位置信息</w:t>
      </w:r>
      <w:r>
        <w:rPr>
          <w:rFonts w:hint="eastAsia"/>
          <w:sz w:val="28"/>
          <w:szCs w:val="28"/>
        </w:rPr>
        <w:t>。</w:t>
      </w:r>
    </w:p>
    <w:p w14:paraId="2842A424">
      <w:pPr>
        <w:ind w:firstLine="560" w:firstLineChars="200"/>
        <w:textAlignment w:val="center"/>
        <w:rPr>
          <w:sz w:val="28"/>
          <w:szCs w:val="28"/>
        </w:rPr>
      </w:pPr>
      <w:r>
        <w:rPr>
          <w:sz w:val="28"/>
          <w:szCs w:val="28"/>
        </w:rPr>
        <w:t>品牌声誉指数（BRI）计算：</w:t>
      </w:r>
    </w:p>
    <w:p w14:paraId="1F9FB626">
      <w:pPr>
        <w:ind w:firstLine="480" w:firstLineChars="200"/>
        <w:textAlignment w:val="center"/>
        <w:rPr>
          <w:rFonts w:hint="eastAsia"/>
          <w:sz w:val="28"/>
          <w:szCs w:val="28"/>
        </w:rPr>
      </w:pPr>
      <m:oMath>
        <m:r>
          <m:rPr>
            <m:nor/>
            <m:sty m:val="p"/>
          </m:rPr>
          <w:rPr>
            <w:b w:val="0"/>
            <w:i w:val="0"/>
            <w:kern w:val="0"/>
            <w:sz w:val="24"/>
            <w:szCs w:val="24"/>
            <w:lang w:eastAsia="en-US"/>
          </w:rPr>
          <m:t>BRI</m:t>
        </m:r>
        <m:r>
          <m:rPr>
            <m:sty m:val="p"/>
          </m:rPr>
          <w:rPr>
            <w:rFonts w:ascii="Cambria Math" w:hAnsi="Cambria Math"/>
            <w:kern w:val="0"/>
            <w:sz w:val="24"/>
            <w:szCs w:val="24"/>
            <w:lang w:eastAsia="en-US"/>
          </w:rPr>
          <m:t>=</m:t>
        </m:r>
        <m:f>
          <m:fPr>
            <m:ctrlPr>
              <w:rPr>
                <w:rFonts w:ascii="Cambria Math" w:hAnsi="Cambria Math"/>
                <w:kern w:val="0"/>
                <w:sz w:val="24"/>
                <w:szCs w:val="24"/>
                <w:lang w:eastAsia="en-US"/>
              </w:rPr>
            </m:ctrlPr>
          </m:fPr>
          <m:num>
            <m:sSub>
              <m:sSubPr>
                <m:ctrlPr>
                  <w:rPr>
                    <w:rFonts w:ascii="Cambria Math" w:hAnsi="Cambria Math"/>
                    <w:kern w:val="0"/>
                    <w:sz w:val="24"/>
                    <w:szCs w:val="24"/>
                    <w:lang w:eastAsia="en-US"/>
                  </w:rPr>
                </m:ctrlPr>
              </m:sSubPr>
              <m:e>
                <m:r>
                  <m:rPr/>
                  <w:rPr>
                    <w:rFonts w:ascii="Cambria Math" w:hAnsi="Cambria Math"/>
                    <w:kern w:val="0"/>
                    <w:sz w:val="24"/>
                    <w:szCs w:val="24"/>
                    <w:lang w:eastAsia="en-US"/>
                  </w:rPr>
                  <m:t>P</m:t>
                </m:r>
                <m:ctrlPr>
                  <w:rPr>
                    <w:rFonts w:ascii="Cambria Math" w:hAnsi="Cambria Math"/>
                    <w:kern w:val="0"/>
                    <w:sz w:val="24"/>
                    <w:szCs w:val="24"/>
                    <w:lang w:eastAsia="en-US"/>
                  </w:rPr>
                </m:ctrlPr>
              </m:e>
              <m:sub>
                <m:r>
                  <m:rPr>
                    <m:nor/>
                    <m:sty m:val="p"/>
                  </m:rPr>
                  <w:rPr>
                    <w:b w:val="0"/>
                    <w:i w:val="0"/>
                    <w:kern w:val="0"/>
                    <w:sz w:val="24"/>
                    <w:szCs w:val="24"/>
                    <w:lang w:eastAsia="en-US"/>
                  </w:rPr>
                  <m:t>brand_avg</m:t>
                </m:r>
                <m:ctrlPr>
                  <w:rPr>
                    <w:rFonts w:ascii="Cambria Math" w:hAnsi="Cambria Math"/>
                    <w:kern w:val="0"/>
                    <w:sz w:val="24"/>
                    <w:szCs w:val="24"/>
                    <w:lang w:eastAsia="en-US"/>
                  </w:rPr>
                </m:ctrlPr>
              </m:sub>
            </m:sSub>
            <m:r>
              <m:rPr>
                <m:sty m:val="p"/>
              </m:rPr>
              <w:rPr>
                <w:rFonts w:ascii="Cambria Math" w:hAnsi="Cambria Math"/>
                <w:kern w:val="0"/>
                <w:sz w:val="24"/>
                <w:szCs w:val="24"/>
                <w:lang w:eastAsia="en-US"/>
              </w:rPr>
              <m:t>−</m:t>
            </m:r>
            <m:sSub>
              <m:sSubPr>
                <m:ctrlPr>
                  <w:rPr>
                    <w:rFonts w:ascii="Cambria Math" w:hAnsi="Cambria Math"/>
                    <w:kern w:val="0"/>
                    <w:sz w:val="24"/>
                    <w:szCs w:val="24"/>
                    <w:lang w:eastAsia="en-US"/>
                  </w:rPr>
                </m:ctrlPr>
              </m:sSubPr>
              <m:e>
                <m:r>
                  <m:rPr/>
                  <w:rPr>
                    <w:rFonts w:ascii="Cambria Math" w:hAnsi="Cambria Math"/>
                    <w:kern w:val="0"/>
                    <w:sz w:val="24"/>
                    <w:szCs w:val="24"/>
                    <w:lang w:eastAsia="en-US"/>
                  </w:rPr>
                  <m:t>P</m:t>
                </m:r>
                <m:ctrlPr>
                  <w:rPr>
                    <w:rFonts w:ascii="Cambria Math" w:hAnsi="Cambria Math"/>
                    <w:kern w:val="0"/>
                    <w:sz w:val="24"/>
                    <w:szCs w:val="24"/>
                    <w:lang w:eastAsia="en-US"/>
                  </w:rPr>
                </m:ctrlPr>
              </m:e>
              <m:sub>
                <m:r>
                  <m:rPr>
                    <m:nor/>
                    <m:sty m:val="p"/>
                  </m:rPr>
                  <w:rPr>
                    <w:b w:val="0"/>
                    <w:i w:val="0"/>
                    <w:kern w:val="0"/>
                    <w:sz w:val="24"/>
                    <w:szCs w:val="24"/>
                    <w:lang w:eastAsia="en-US"/>
                  </w:rPr>
                  <m:t>global_avg</m:t>
                </m:r>
                <m:ctrlPr>
                  <w:rPr>
                    <w:rFonts w:ascii="Cambria Math" w:hAnsi="Cambria Math"/>
                    <w:kern w:val="0"/>
                    <w:sz w:val="24"/>
                    <w:szCs w:val="24"/>
                    <w:lang w:eastAsia="en-US"/>
                  </w:rPr>
                </m:ctrlPr>
              </m:sub>
            </m:sSub>
            <m:ctrlPr>
              <w:rPr>
                <w:rFonts w:ascii="Cambria Math" w:hAnsi="Cambria Math"/>
                <w:kern w:val="0"/>
                <w:sz w:val="24"/>
                <w:szCs w:val="24"/>
                <w:lang w:eastAsia="en-US"/>
              </w:rPr>
            </m:ctrlPr>
          </m:num>
          <m:den>
            <m:sSub>
              <m:sSubPr>
                <m:ctrlPr>
                  <w:rPr>
                    <w:rFonts w:ascii="Cambria Math" w:hAnsi="Cambria Math"/>
                    <w:kern w:val="0"/>
                    <w:sz w:val="24"/>
                    <w:szCs w:val="24"/>
                    <w:lang w:eastAsia="en-US"/>
                  </w:rPr>
                </m:ctrlPr>
              </m:sSubPr>
              <m:e>
                <m:r>
                  <m:rPr/>
                  <w:rPr>
                    <w:rFonts w:ascii="Cambria Math" w:hAnsi="Cambria Math"/>
                    <w:kern w:val="0"/>
                    <w:sz w:val="24"/>
                    <w:szCs w:val="24"/>
                    <w:lang w:eastAsia="en-US"/>
                  </w:rPr>
                  <m:t>σ</m:t>
                </m:r>
                <m:ctrlPr>
                  <w:rPr>
                    <w:rFonts w:ascii="Cambria Math" w:hAnsi="Cambria Math"/>
                    <w:kern w:val="0"/>
                    <w:sz w:val="24"/>
                    <w:szCs w:val="24"/>
                    <w:lang w:eastAsia="en-US"/>
                  </w:rPr>
                </m:ctrlPr>
              </m:e>
              <m:sub>
                <m:r>
                  <m:rPr>
                    <m:nor/>
                    <m:sty m:val="p"/>
                  </m:rPr>
                  <w:rPr>
                    <w:b w:val="0"/>
                    <w:i w:val="0"/>
                    <w:kern w:val="0"/>
                    <w:sz w:val="24"/>
                    <w:szCs w:val="24"/>
                    <w:lang w:eastAsia="en-US"/>
                  </w:rPr>
                  <m:t>global</m:t>
                </m:r>
                <m:ctrlPr>
                  <w:rPr>
                    <w:rFonts w:ascii="Cambria Math" w:hAnsi="Cambria Math"/>
                    <w:kern w:val="0"/>
                    <w:sz w:val="24"/>
                    <w:szCs w:val="24"/>
                    <w:lang w:eastAsia="en-US"/>
                  </w:rPr>
                </m:ctrlPr>
              </m:sub>
            </m:sSub>
            <m:ctrlPr>
              <w:rPr>
                <w:rFonts w:ascii="Cambria Math" w:hAnsi="Cambria Math"/>
                <w:kern w:val="0"/>
                <w:sz w:val="24"/>
                <w:szCs w:val="24"/>
                <w:lang w:eastAsia="en-US"/>
              </w:rPr>
            </m:ctrlPr>
          </m:den>
        </m:f>
      </m:oMath>
      <w:r>
        <w:rPr>
          <w:rFonts w:hint="eastAsia"/>
          <w:sz w:val="28"/>
          <w:szCs w:val="28"/>
        </w:rPr>
        <w:t>；</w:t>
      </w:r>
    </w:p>
    <w:p w14:paraId="4D1B84B4">
      <w:pPr>
        <w:ind w:firstLine="560" w:firstLineChars="200"/>
        <w:textAlignment w:val="center"/>
        <w:rPr>
          <w:sz w:val="28"/>
          <w:szCs w:val="28"/>
        </w:rPr>
      </w:pPr>
      <w:r>
        <w:rPr>
          <w:sz w:val="28"/>
          <w:szCs w:val="28"/>
        </w:rPr>
        <w:t>具体计算步骤：</w:t>
      </w:r>
      <w:commentRangeStart w:id="0"/>
      <w:r>
        <w:rPr>
          <w:sz w:val="28"/>
          <w:szCs w:val="28"/>
        </w:rPr>
        <w:t xml:space="preserve"> - </w:t>
      </w:r>
      <w:commentRangeEnd w:id="0"/>
      <w:r>
        <w:rPr>
          <w:rStyle w:val="11"/>
        </w:rPr>
        <w:commentReference w:id="0"/>
      </w:r>
      <w:r>
        <w:rPr>
          <w:sz w:val="28"/>
          <w:szCs w:val="28"/>
        </w:rPr>
        <w:t>统计时间窗口：选择最近12个月的交易数据作为统计基础</w:t>
      </w:r>
      <w:del w:id="0" w:author="Administrator" w:date="2025-08-22T16:10:00Z">
        <w:r>
          <w:rPr>
            <w:sz w:val="28"/>
            <w:szCs w:val="28"/>
          </w:rPr>
          <w:delText xml:space="preserve"> - </w:delText>
        </w:r>
      </w:del>
      <w:ins w:id="1" w:author="Administrator" w:date="2025-08-22T16:10:00Z">
        <w:r>
          <w:rPr>
            <w:rFonts w:hint="eastAsia"/>
            <w:sz w:val="28"/>
            <w:szCs w:val="28"/>
          </w:rPr>
          <w:t>；</w:t>
        </w:r>
      </w:ins>
      <w:r>
        <w:rPr>
          <w:sz w:val="28"/>
          <w:szCs w:val="28"/>
        </w:rPr>
        <w:t>样本筛选标准：剔除价格偏离均值3倍标准差以上的异常交易</w:t>
      </w:r>
      <w:del w:id="2" w:author="Administrator" w:date="2025-08-22T16:10:00Z">
        <w:r>
          <w:rPr>
            <w:sz w:val="28"/>
            <w:szCs w:val="28"/>
          </w:rPr>
          <w:delText xml:space="preserve"> - </w:delText>
        </w:r>
      </w:del>
      <w:ins w:id="3" w:author="Administrator" w:date="2025-08-22T16:10:00Z">
        <w:r>
          <w:rPr>
            <w:rFonts w:hint="eastAsia"/>
            <w:sz w:val="28"/>
            <w:szCs w:val="28"/>
          </w:rPr>
          <w:t>；</w:t>
        </w:r>
      </w:ins>
      <m:oMath>
        <m:sSub>
          <m:sSubPr>
            <m:ctrlPr>
              <w:rPr>
                <w:rFonts w:ascii="Cambria Math" w:hAnsi="Cambria Math"/>
                <w:kern w:val="0"/>
                <w:sz w:val="24"/>
                <w:szCs w:val="24"/>
                <w:lang w:eastAsia="en-US"/>
              </w:rPr>
            </m:ctrlPr>
          </m:sSubPr>
          <m:e>
            <m:r>
              <m:rPr/>
              <w:rPr>
                <w:rFonts w:ascii="Cambria Math" w:hAnsi="Cambria Math"/>
                <w:kern w:val="0"/>
                <w:sz w:val="24"/>
                <w:szCs w:val="24"/>
              </w:rPr>
              <m:t>P</m:t>
            </m:r>
            <m:ctrlPr>
              <w:rPr>
                <w:rFonts w:ascii="Cambria Math" w:hAnsi="Cambria Math"/>
                <w:kern w:val="0"/>
                <w:sz w:val="24"/>
                <w:szCs w:val="24"/>
                <w:lang w:eastAsia="en-US"/>
              </w:rPr>
            </m:ctrlPr>
          </m:e>
          <m:sub>
            <m:r>
              <m:rPr>
                <m:nor/>
                <m:sty m:val="p"/>
              </m:rPr>
              <w:rPr>
                <w:b w:val="0"/>
                <w:i w:val="0"/>
                <w:kern w:val="0"/>
                <w:sz w:val="24"/>
                <w:szCs w:val="24"/>
              </w:rPr>
              <m:t>brand_avg</m:t>
            </m:r>
            <m:ctrlPr>
              <w:rPr>
                <w:rFonts w:ascii="Cambria Math" w:hAnsi="Cambria Math"/>
                <w:kern w:val="0"/>
                <w:sz w:val="24"/>
                <w:szCs w:val="24"/>
                <w:lang w:eastAsia="en-US"/>
              </w:rPr>
            </m:ctrlPr>
          </m:sub>
        </m:sSub>
      </m:oMath>
      <w:r>
        <w:rPr>
          <w:sz w:val="28"/>
          <w:szCs w:val="28"/>
        </w:rPr>
        <w:t>计算：对通过筛选的同品牌车辆交易价格取算术平均值</w:t>
      </w:r>
      <w:del w:id="4" w:author="Administrator" w:date="2025-08-22T16:10:00Z">
        <w:r>
          <w:rPr>
            <w:sz w:val="28"/>
            <w:szCs w:val="28"/>
          </w:rPr>
          <w:delText xml:space="preserve"> - </w:delText>
        </w:r>
      </w:del>
      <w:ins w:id="5" w:author="Administrator" w:date="2025-08-22T16:10:00Z">
        <w:r>
          <w:rPr>
            <w:rFonts w:hint="eastAsia"/>
            <w:sz w:val="28"/>
            <w:szCs w:val="28"/>
          </w:rPr>
          <w:t>；</w:t>
        </w:r>
      </w:ins>
      <m:oMath>
        <m:sSub>
          <m:sSubPr>
            <m:ctrlPr>
              <w:rPr>
                <w:rFonts w:ascii="Cambria Math" w:hAnsi="Cambria Math"/>
                <w:kern w:val="0"/>
                <w:sz w:val="24"/>
                <w:szCs w:val="24"/>
                <w:lang w:eastAsia="en-US"/>
              </w:rPr>
            </m:ctrlPr>
          </m:sSubPr>
          <m:e>
            <m:r>
              <m:rPr/>
              <w:rPr>
                <w:rFonts w:ascii="Cambria Math" w:hAnsi="Cambria Math"/>
                <w:kern w:val="0"/>
                <w:sz w:val="24"/>
                <w:szCs w:val="24"/>
              </w:rPr>
              <m:t>P</m:t>
            </m:r>
            <m:ctrlPr>
              <w:rPr>
                <w:rFonts w:ascii="Cambria Math" w:hAnsi="Cambria Math"/>
                <w:kern w:val="0"/>
                <w:sz w:val="24"/>
                <w:szCs w:val="24"/>
                <w:lang w:eastAsia="en-US"/>
              </w:rPr>
            </m:ctrlPr>
          </m:e>
          <m:sub>
            <m:r>
              <m:rPr>
                <m:nor/>
                <m:sty m:val="p"/>
              </m:rPr>
              <w:rPr>
                <w:b w:val="0"/>
                <w:i w:val="0"/>
                <w:kern w:val="0"/>
                <w:sz w:val="24"/>
                <w:szCs w:val="24"/>
              </w:rPr>
              <m:t>global_avg</m:t>
            </m:r>
            <m:ctrlPr>
              <w:rPr>
                <w:rFonts w:ascii="Cambria Math" w:hAnsi="Cambria Math"/>
                <w:kern w:val="0"/>
                <w:sz w:val="24"/>
                <w:szCs w:val="24"/>
                <w:lang w:eastAsia="en-US"/>
              </w:rPr>
            </m:ctrlPr>
          </m:sub>
        </m:sSub>
      </m:oMath>
      <w:r>
        <w:rPr>
          <w:sz w:val="28"/>
          <w:szCs w:val="28"/>
        </w:rPr>
        <w:t>计算：对全市场通过筛选的车辆交易价格取算术平均值</w:t>
      </w:r>
      <w:del w:id="6" w:author="Administrator" w:date="2025-08-22T16:10:00Z">
        <w:r>
          <w:rPr>
            <w:sz w:val="28"/>
            <w:szCs w:val="28"/>
          </w:rPr>
          <w:delText xml:space="preserve"> - </w:delText>
        </w:r>
      </w:del>
      <w:ins w:id="7" w:author="Administrator" w:date="2025-08-22T16:10:00Z">
        <w:r>
          <w:rPr>
            <w:rFonts w:hint="eastAsia"/>
            <w:sz w:val="28"/>
            <w:szCs w:val="28"/>
          </w:rPr>
          <w:t>；</w:t>
        </w:r>
      </w:ins>
      <m:oMath>
        <m:sSub>
          <m:sSubPr>
            <m:ctrlPr>
              <w:rPr>
                <w:rFonts w:ascii="Cambria Math" w:hAnsi="Cambria Math"/>
                <w:kern w:val="0"/>
                <w:sz w:val="24"/>
                <w:szCs w:val="24"/>
                <w:lang w:eastAsia="en-US"/>
              </w:rPr>
            </m:ctrlPr>
          </m:sSubPr>
          <m:e>
            <m:r>
              <m:rPr/>
              <w:rPr>
                <w:rFonts w:ascii="Cambria Math" w:hAnsi="Cambria Math"/>
                <w:kern w:val="0"/>
                <w:sz w:val="24"/>
                <w:szCs w:val="24"/>
              </w:rPr>
              <m:t>σ</m:t>
            </m:r>
            <m:ctrlPr>
              <w:rPr>
                <w:rFonts w:ascii="Cambria Math" w:hAnsi="Cambria Math"/>
                <w:kern w:val="0"/>
                <w:sz w:val="24"/>
                <w:szCs w:val="24"/>
                <w:lang w:eastAsia="en-US"/>
              </w:rPr>
            </m:ctrlPr>
          </m:e>
          <m:sub>
            <m:r>
              <m:rPr>
                <m:nor/>
                <m:sty m:val="p"/>
              </m:rPr>
              <w:rPr>
                <w:b w:val="0"/>
                <w:i w:val="0"/>
                <w:kern w:val="0"/>
                <w:sz w:val="24"/>
                <w:szCs w:val="24"/>
              </w:rPr>
              <m:t>global</m:t>
            </m:r>
            <m:ctrlPr>
              <w:rPr>
                <w:rFonts w:ascii="Cambria Math" w:hAnsi="Cambria Math"/>
                <w:kern w:val="0"/>
                <w:sz w:val="24"/>
                <w:szCs w:val="24"/>
                <w:lang w:eastAsia="en-US"/>
              </w:rPr>
            </m:ctrlPr>
          </m:sub>
        </m:sSub>
      </m:oMath>
      <w:r>
        <w:rPr>
          <w:sz w:val="28"/>
          <w:szCs w:val="28"/>
        </w:rPr>
        <w:t>计算：全市场价格的标准差</w:t>
      </w:r>
      <w:del w:id="8" w:author="Administrator" w:date="2025-08-22T16:10:00Z">
        <w:r>
          <w:rPr>
            <w:sz w:val="28"/>
            <w:szCs w:val="28"/>
          </w:rPr>
          <w:delText xml:space="preserve"> - </w:delText>
        </w:r>
      </w:del>
      <w:ins w:id="9" w:author="Administrator" w:date="2025-08-22T16:10:00Z">
        <w:r>
          <w:rPr>
            <w:rFonts w:hint="eastAsia"/>
            <w:sz w:val="28"/>
            <w:szCs w:val="28"/>
          </w:rPr>
          <w:t>；</w:t>
        </w:r>
      </w:ins>
      <w:r>
        <w:rPr>
          <w:sz w:val="28"/>
          <w:szCs w:val="28"/>
        </w:rPr>
        <w:t>异常值处理：当BRI绝对值超过3时，设置为±3进行截断处理</w:t>
      </w:r>
      <w:r>
        <w:rPr>
          <w:rFonts w:hint="eastAsia"/>
          <w:sz w:val="28"/>
          <w:szCs w:val="28"/>
        </w:rPr>
        <w:t>。</w:t>
      </w:r>
    </w:p>
    <w:p w14:paraId="33BED05F">
      <w:pPr>
        <w:ind w:firstLine="560" w:firstLineChars="200"/>
        <w:textAlignment w:val="center"/>
        <w:rPr>
          <w:sz w:val="28"/>
          <w:szCs w:val="28"/>
        </w:rPr>
      </w:pPr>
      <w:r>
        <w:rPr>
          <w:sz w:val="28"/>
          <w:szCs w:val="28"/>
        </w:rPr>
        <w:t>车辆稀有性指标（VRI）计算：</w:t>
      </w:r>
    </w:p>
    <w:p w14:paraId="3A4CA454">
      <w:pPr>
        <w:ind w:firstLine="480" w:firstLineChars="200"/>
        <w:textAlignment w:val="center"/>
        <w:rPr>
          <w:rFonts w:hint="eastAsia"/>
          <w:sz w:val="28"/>
          <w:szCs w:val="28"/>
        </w:rPr>
      </w:pPr>
      <m:oMath>
        <m:r>
          <m:rPr>
            <m:nor/>
            <m:sty m:val="p"/>
          </m:rPr>
          <w:rPr>
            <w:b w:val="0"/>
            <w:i w:val="0"/>
            <w:kern w:val="0"/>
            <w:sz w:val="24"/>
            <w:szCs w:val="24"/>
            <w:lang w:eastAsia="en-US"/>
          </w:rPr>
          <m:t>VRI</m:t>
        </m:r>
        <m:r>
          <m:rPr>
            <m:sty m:val="p"/>
          </m:rPr>
          <w:rPr>
            <w:rFonts w:ascii="Cambria Math" w:hAnsi="Cambria Math"/>
            <w:kern w:val="0"/>
            <w:sz w:val="24"/>
            <w:szCs w:val="24"/>
            <w:lang w:eastAsia="en-US"/>
          </w:rPr>
          <m:t>=</m:t>
        </m:r>
        <m:f>
          <m:fPr>
            <m:ctrlPr>
              <w:rPr>
                <w:rFonts w:ascii="Cambria Math" w:hAnsi="Cambria Math"/>
                <w:kern w:val="0"/>
                <w:sz w:val="24"/>
                <w:szCs w:val="24"/>
                <w:lang w:eastAsia="en-US"/>
              </w:rPr>
            </m:ctrlPr>
          </m:fPr>
          <m:num>
            <m:r>
              <m:rPr/>
              <w:rPr>
                <w:rFonts w:ascii="Cambria Math" w:hAnsi="Cambria Math"/>
                <w:kern w:val="0"/>
                <w:sz w:val="24"/>
                <w:szCs w:val="24"/>
                <w:lang w:eastAsia="en-US"/>
              </w:rPr>
              <m:t>1</m:t>
            </m:r>
            <m:ctrlPr>
              <w:rPr>
                <w:rFonts w:ascii="Cambria Math" w:hAnsi="Cambria Math"/>
                <w:kern w:val="0"/>
                <w:sz w:val="24"/>
                <w:szCs w:val="24"/>
                <w:lang w:eastAsia="en-US"/>
              </w:rPr>
            </m:ctrlPr>
          </m:num>
          <m:den>
            <m:sSub>
              <m:sSubPr>
                <m:ctrlPr>
                  <w:rPr>
                    <w:rFonts w:ascii="Cambria Math" w:hAnsi="Cambria Math"/>
                    <w:kern w:val="0"/>
                    <w:sz w:val="24"/>
                    <w:szCs w:val="24"/>
                    <w:lang w:eastAsia="en-US"/>
                  </w:rPr>
                </m:ctrlPr>
              </m:sSubPr>
              <m:e>
                <m:r>
                  <m:rPr/>
                  <w:rPr>
                    <w:rFonts w:ascii="Cambria Math" w:hAnsi="Cambria Math"/>
                    <w:kern w:val="0"/>
                    <w:sz w:val="24"/>
                    <w:szCs w:val="24"/>
                    <w:lang w:eastAsia="en-US"/>
                  </w:rPr>
                  <m:t>f</m:t>
                </m:r>
                <m:ctrlPr>
                  <w:rPr>
                    <w:rFonts w:ascii="Cambria Math" w:hAnsi="Cambria Math"/>
                    <w:kern w:val="0"/>
                    <w:sz w:val="24"/>
                    <w:szCs w:val="24"/>
                    <w:lang w:eastAsia="en-US"/>
                  </w:rPr>
                </m:ctrlPr>
              </m:e>
              <m:sub>
                <m:r>
                  <m:rPr>
                    <m:nor/>
                    <m:sty m:val="p"/>
                  </m:rPr>
                  <w:rPr>
                    <w:b w:val="0"/>
                    <w:i w:val="0"/>
                    <w:kern w:val="0"/>
                    <w:sz w:val="24"/>
                    <w:szCs w:val="24"/>
                    <w:lang w:eastAsia="en-US"/>
                  </w:rPr>
                  <m:t>brand_model</m:t>
                </m:r>
                <m:ctrlPr>
                  <w:rPr>
                    <w:rFonts w:ascii="Cambria Math" w:hAnsi="Cambria Math"/>
                    <w:kern w:val="0"/>
                    <w:sz w:val="24"/>
                    <w:szCs w:val="24"/>
                    <w:lang w:eastAsia="en-US"/>
                  </w:rPr>
                </m:ctrlPr>
              </m:sub>
            </m:sSub>
            <m:r>
              <m:rPr>
                <m:sty m:val="p"/>
              </m:rPr>
              <w:rPr>
                <w:rFonts w:ascii="Cambria Math" w:hAnsi="Cambria Math"/>
                <w:kern w:val="0"/>
                <w:sz w:val="24"/>
                <w:szCs w:val="24"/>
                <w:lang w:eastAsia="en-US"/>
              </w:rPr>
              <m:t>+</m:t>
            </m:r>
            <m:r>
              <m:rPr/>
              <w:rPr>
                <w:rFonts w:ascii="Cambria Math" w:hAnsi="Cambria Math"/>
                <w:kern w:val="0"/>
                <w:sz w:val="24"/>
                <w:szCs w:val="24"/>
                <w:lang w:eastAsia="en-US"/>
              </w:rPr>
              <m:t>ε</m:t>
            </m:r>
            <m:ctrlPr>
              <w:rPr>
                <w:rFonts w:ascii="Cambria Math" w:hAnsi="Cambria Math"/>
                <w:kern w:val="0"/>
                <w:sz w:val="24"/>
                <w:szCs w:val="24"/>
                <w:lang w:eastAsia="en-US"/>
              </w:rPr>
            </m:ctrlPr>
          </m:den>
        </m:f>
      </m:oMath>
      <w:r>
        <w:rPr>
          <w:rFonts w:hint="eastAsia"/>
          <w:sz w:val="28"/>
          <w:szCs w:val="28"/>
        </w:rPr>
        <w:t>；</w:t>
      </w:r>
    </w:p>
    <w:p w14:paraId="2948FFDC">
      <w:pPr>
        <w:ind w:firstLine="560" w:firstLineChars="200"/>
        <w:textAlignment w:val="center"/>
        <w:rPr>
          <w:sz w:val="28"/>
          <w:szCs w:val="28"/>
        </w:rPr>
      </w:pPr>
      <w:r>
        <w:rPr>
          <w:sz w:val="28"/>
          <w:szCs w:val="28"/>
        </w:rPr>
        <w:t>具体计算步骤：</w:t>
      </w:r>
      <w:del w:id="10" w:author="Administrator" w:date="2025-08-22T16:09:00Z">
        <w:r>
          <w:rPr>
            <w:sz w:val="28"/>
            <w:szCs w:val="28"/>
          </w:rPr>
          <w:delText xml:space="preserve"> - </w:delText>
        </w:r>
      </w:del>
      <m:oMath>
        <m:sSub>
          <m:sSubPr>
            <m:ctrlPr>
              <w:rPr>
                <w:rFonts w:ascii="Cambria Math" w:hAnsi="Cambria Math"/>
                <w:kern w:val="0"/>
                <w:sz w:val="24"/>
                <w:szCs w:val="24"/>
                <w:lang w:eastAsia="en-US"/>
              </w:rPr>
            </m:ctrlPr>
          </m:sSubPr>
          <m:e>
            <m:r>
              <m:rPr/>
              <w:rPr>
                <w:rFonts w:ascii="Cambria Math" w:hAnsi="Cambria Math"/>
                <w:kern w:val="0"/>
                <w:sz w:val="24"/>
                <w:szCs w:val="24"/>
                <w:lang w:eastAsia="en-US"/>
              </w:rPr>
              <m:t>f</m:t>
            </m:r>
            <m:ctrlPr>
              <w:rPr>
                <w:rFonts w:ascii="Cambria Math" w:hAnsi="Cambria Math"/>
                <w:kern w:val="0"/>
                <w:sz w:val="24"/>
                <w:szCs w:val="24"/>
                <w:lang w:eastAsia="en-US"/>
              </w:rPr>
            </m:ctrlPr>
          </m:e>
          <m:sub>
            <m:r>
              <m:rPr>
                <m:nor/>
                <m:sty m:val="p"/>
              </m:rPr>
              <w:rPr>
                <w:b w:val="0"/>
                <w:i w:val="0"/>
                <w:kern w:val="0"/>
                <w:sz w:val="24"/>
                <w:szCs w:val="24"/>
                <w:lang w:eastAsia="en-US"/>
              </w:rPr>
              <m:t>brand_model</m:t>
            </m:r>
            <m:ctrlPr>
              <w:rPr>
                <w:rFonts w:ascii="Cambria Math" w:hAnsi="Cambria Math"/>
                <w:kern w:val="0"/>
                <w:sz w:val="24"/>
                <w:szCs w:val="24"/>
                <w:lang w:eastAsia="en-US"/>
              </w:rPr>
            </m:ctrlPr>
          </m:sub>
        </m:sSub>
      </m:oMath>
      <w:del w:id="11" w:author="Administrator" w:date="2025-08-22T16:09:00Z">
        <w:r>
          <w:rPr>
            <w:sz w:val="28"/>
            <w:szCs w:val="28"/>
          </w:rPr>
          <w:delText>定义：</w:delText>
        </w:r>
      </w:del>
      <w:ins w:id="12" w:author="Administrator" w:date="2025-08-22T16:09:00Z">
        <w:r>
          <w:rPr>
            <w:rFonts w:hint="eastAsia"/>
            <w:sz w:val="28"/>
            <w:szCs w:val="28"/>
          </w:rPr>
          <w:t>为</w:t>
        </w:r>
      </w:ins>
      <w:r>
        <w:rPr>
          <w:sz w:val="28"/>
          <w:szCs w:val="28"/>
        </w:rPr>
        <w:t>品牌-型号-年份组合在数据集中的出现次数除以总样本数</w:t>
      </w:r>
      <w:del w:id="13" w:author="Administrator" w:date="2025-08-22T16:09:00Z">
        <w:r>
          <w:rPr>
            <w:sz w:val="28"/>
            <w:szCs w:val="28"/>
          </w:rPr>
          <w:delText xml:space="preserve"> - </w:delText>
        </w:r>
      </w:del>
      <w:ins w:id="14" w:author="Administrator" w:date="2025-08-22T16:09:00Z">
        <w:r>
          <w:rPr>
            <w:rFonts w:hint="eastAsia"/>
            <w:sz w:val="28"/>
            <w:szCs w:val="28"/>
          </w:rPr>
          <w:t>；</w:t>
        </w:r>
      </w:ins>
      <w:r>
        <w:rPr>
          <w:sz w:val="28"/>
          <w:szCs w:val="28"/>
        </w:rPr>
        <w:t>频率计算公式：</w:t>
      </w:r>
      <m:oMath>
        <m:sSub>
          <m:sSubPr>
            <m:ctrlPr>
              <w:rPr>
                <w:rFonts w:ascii="Cambria Math" w:hAnsi="Cambria Math"/>
                <w:kern w:val="0"/>
                <w:sz w:val="24"/>
                <w:szCs w:val="24"/>
                <w:lang w:eastAsia="en-US"/>
              </w:rPr>
            </m:ctrlPr>
          </m:sSubPr>
          <m:e>
            <m:r>
              <m:rPr/>
              <w:rPr>
                <w:rFonts w:ascii="Cambria Math" w:hAnsi="Cambria Math"/>
                <w:kern w:val="0"/>
                <w:sz w:val="24"/>
                <w:szCs w:val="24"/>
                <w:lang w:eastAsia="en-US"/>
              </w:rPr>
              <m:t>f</m:t>
            </m:r>
            <m:ctrlPr>
              <w:rPr>
                <w:rFonts w:ascii="Cambria Math" w:hAnsi="Cambria Math"/>
                <w:kern w:val="0"/>
                <w:sz w:val="24"/>
                <w:szCs w:val="24"/>
                <w:lang w:eastAsia="en-US"/>
              </w:rPr>
            </m:ctrlPr>
          </m:e>
          <m:sub>
            <m:r>
              <m:rPr>
                <m:nor/>
                <m:sty m:val="p"/>
              </m:rPr>
              <w:rPr>
                <w:b w:val="0"/>
                <w:i w:val="0"/>
                <w:kern w:val="0"/>
                <w:sz w:val="24"/>
                <w:szCs w:val="24"/>
                <w:lang w:eastAsia="en-US"/>
              </w:rPr>
              <m:t>brand_model</m:t>
            </m:r>
            <m:ctrlPr>
              <w:rPr>
                <w:rFonts w:ascii="Cambria Math" w:hAnsi="Cambria Math"/>
                <w:kern w:val="0"/>
                <w:sz w:val="24"/>
                <w:szCs w:val="24"/>
                <w:lang w:eastAsia="en-US"/>
              </w:rPr>
            </m:ctrlPr>
          </m:sub>
        </m:sSub>
        <m:r>
          <m:rPr>
            <m:sty m:val="p"/>
          </m:rPr>
          <w:rPr>
            <w:rFonts w:ascii="Cambria Math" w:hAnsi="Cambria Math"/>
            <w:kern w:val="0"/>
            <w:sz w:val="24"/>
            <w:szCs w:val="24"/>
            <w:lang w:eastAsia="en-US"/>
          </w:rPr>
          <m:t>=</m:t>
        </m:r>
        <m:f>
          <m:fPr>
            <m:ctrlPr>
              <w:rPr>
                <w:rFonts w:ascii="Cambria Math" w:hAnsi="Cambria Math"/>
                <w:kern w:val="0"/>
                <w:sz w:val="24"/>
                <w:szCs w:val="24"/>
                <w:lang w:eastAsia="en-US"/>
              </w:rPr>
            </m:ctrlPr>
          </m:fPr>
          <m:num>
            <m:r>
              <m:rPr>
                <m:nor/>
                <m:sty m:val="p"/>
              </m:rPr>
              <w:rPr>
                <w:b w:val="0"/>
                <w:i w:val="0"/>
                <w:kern w:val="0"/>
                <w:sz w:val="24"/>
                <w:szCs w:val="24"/>
                <w:lang w:eastAsia="en-US"/>
              </w:rPr>
              <m:t>count</m:t>
            </m:r>
            <m:d>
              <m:dPr>
                <m:ctrlPr>
                  <w:rPr>
                    <w:rFonts w:ascii="Cambria Math" w:hAnsi="Cambria Math"/>
                    <w:kern w:val="0"/>
                    <w:sz w:val="24"/>
                    <w:szCs w:val="24"/>
                    <w:lang w:eastAsia="en-US"/>
                  </w:rPr>
                </m:ctrlPr>
              </m:dPr>
              <m:e>
                <m:r>
                  <m:rPr>
                    <m:nor/>
                    <m:sty m:val="p"/>
                  </m:rPr>
                  <w:rPr>
                    <w:b w:val="0"/>
                    <w:i w:val="0"/>
                    <w:kern w:val="0"/>
                    <w:sz w:val="24"/>
                    <w:szCs w:val="24"/>
                    <w:lang w:eastAsia="en-US"/>
                  </w:rPr>
                  <m:t>brand</m:t>
                </m:r>
                <m:r>
                  <m:rPr>
                    <m:sty m:val="p"/>
                  </m:rPr>
                  <w:rPr>
                    <w:rFonts w:ascii="Cambria Math" w:hAnsi="Cambria Math"/>
                    <w:kern w:val="0"/>
                    <w:sz w:val="24"/>
                    <w:szCs w:val="24"/>
                    <w:lang w:eastAsia="en-US"/>
                  </w:rPr>
                  <m:t>,</m:t>
                </m:r>
                <m:r>
                  <m:rPr>
                    <m:nor/>
                    <m:sty m:val="p"/>
                  </m:rPr>
                  <w:rPr>
                    <w:b w:val="0"/>
                    <w:i w:val="0"/>
                    <w:kern w:val="0"/>
                    <w:sz w:val="24"/>
                    <w:szCs w:val="24"/>
                    <w:lang w:eastAsia="en-US"/>
                  </w:rPr>
                  <m:t>model</m:t>
                </m:r>
                <m:r>
                  <m:rPr>
                    <m:sty m:val="p"/>
                  </m:rPr>
                  <w:rPr>
                    <w:rFonts w:ascii="Cambria Math" w:hAnsi="Cambria Math"/>
                    <w:kern w:val="0"/>
                    <w:sz w:val="24"/>
                    <w:szCs w:val="24"/>
                    <w:lang w:eastAsia="en-US"/>
                  </w:rPr>
                  <m:t>,</m:t>
                </m:r>
                <m:r>
                  <m:rPr>
                    <m:nor/>
                    <m:sty m:val="p"/>
                  </m:rPr>
                  <w:rPr>
                    <w:b w:val="0"/>
                    <w:i w:val="0"/>
                    <w:kern w:val="0"/>
                    <w:sz w:val="24"/>
                    <w:szCs w:val="24"/>
                    <w:lang w:eastAsia="en-US"/>
                  </w:rPr>
                  <m:t>year</m:t>
                </m:r>
                <m:ctrlPr>
                  <w:rPr>
                    <w:rFonts w:ascii="Cambria Math" w:hAnsi="Cambria Math"/>
                    <w:kern w:val="0"/>
                    <w:sz w:val="24"/>
                    <w:szCs w:val="24"/>
                    <w:lang w:eastAsia="en-US"/>
                  </w:rPr>
                </m:ctrlPr>
              </m:e>
            </m:d>
            <m:ctrlPr>
              <w:rPr>
                <w:rFonts w:ascii="Cambria Math" w:hAnsi="Cambria Math"/>
                <w:kern w:val="0"/>
                <w:sz w:val="24"/>
                <w:szCs w:val="24"/>
                <w:lang w:eastAsia="en-US"/>
              </w:rPr>
            </m:ctrlPr>
          </m:num>
          <m:den>
            <m:r>
              <m:rPr>
                <m:nor/>
                <m:sty m:val="p"/>
              </m:rPr>
              <w:rPr>
                <w:b w:val="0"/>
                <w:i w:val="0"/>
                <w:kern w:val="0"/>
                <w:sz w:val="24"/>
                <w:szCs w:val="24"/>
                <w:lang w:eastAsia="en-US"/>
              </w:rPr>
              <m:t>total_samples</m:t>
            </m:r>
            <m:ctrlPr>
              <w:rPr>
                <w:rFonts w:ascii="Cambria Math" w:hAnsi="Cambria Math"/>
                <w:kern w:val="0"/>
                <w:sz w:val="24"/>
                <w:szCs w:val="24"/>
                <w:lang w:eastAsia="en-US"/>
              </w:rPr>
            </m:ctrlPr>
          </m:den>
        </m:f>
      </m:oMath>
      <w:del w:id="15" w:author="Administrator" w:date="2025-08-22T16:10:00Z">
        <w:r>
          <w:rPr>
            <w:sz w:val="28"/>
            <w:szCs w:val="28"/>
          </w:rPr>
          <w:delText xml:space="preserve"> - </w:delText>
        </w:r>
      </w:del>
      <w:ins w:id="16" w:author="Administrator" w:date="2025-08-22T16:10:00Z">
        <w:r>
          <w:rPr>
            <w:rFonts w:hint="eastAsia"/>
            <w:sz w:val="28"/>
            <w:szCs w:val="28"/>
          </w:rPr>
          <w:t>，</w:t>
        </w:r>
      </w:ins>
      <w:r>
        <w:rPr>
          <w:sz w:val="28"/>
          <w:szCs w:val="28"/>
        </w:rPr>
        <w:t>平滑因子</w:t>
      </w:r>
      <m:oMath>
        <m:r>
          <m:rPr/>
          <w:rPr>
            <w:rFonts w:ascii="Cambria Math" w:hAnsi="Cambria Math"/>
            <w:kern w:val="0"/>
            <w:sz w:val="24"/>
            <w:szCs w:val="24"/>
            <w:lang w:eastAsia="en-US"/>
          </w:rPr>
          <m:t>ε</m:t>
        </m:r>
      </m:oMath>
      <w:r>
        <w:rPr>
          <w:sz w:val="28"/>
          <w:szCs w:val="28"/>
        </w:rPr>
        <w:t>取值：根据数据集大小自适应调整，</w:t>
      </w:r>
      <m:oMath>
        <m:r>
          <m:rPr/>
          <w:rPr>
            <w:rFonts w:ascii="Cambria Math" w:hAnsi="Cambria Math"/>
            <w:kern w:val="0"/>
            <w:sz w:val="24"/>
            <w:szCs w:val="24"/>
            <w:lang w:eastAsia="en-US"/>
          </w:rPr>
          <m:t>ε</m:t>
        </m:r>
        <m:r>
          <m:rPr>
            <m:sty m:val="p"/>
          </m:rPr>
          <w:rPr>
            <w:rFonts w:ascii="Cambria Math" w:hAnsi="Cambria Math"/>
            <w:kern w:val="0"/>
            <w:sz w:val="24"/>
            <w:szCs w:val="24"/>
            <w:lang w:eastAsia="en-US"/>
          </w:rPr>
          <m:t>=</m:t>
        </m:r>
        <m:f>
          <m:fPr>
            <m:ctrlPr>
              <w:rPr>
                <w:rFonts w:ascii="Cambria Math" w:hAnsi="Cambria Math"/>
                <w:kern w:val="0"/>
                <w:sz w:val="24"/>
                <w:szCs w:val="24"/>
                <w:lang w:eastAsia="en-US"/>
              </w:rPr>
            </m:ctrlPr>
          </m:fPr>
          <m:num>
            <m:r>
              <m:rPr/>
              <w:rPr>
                <w:rFonts w:ascii="Cambria Math" w:hAnsi="Cambria Math"/>
                <w:kern w:val="0"/>
                <w:sz w:val="24"/>
                <w:szCs w:val="24"/>
                <w:lang w:eastAsia="en-US"/>
              </w:rPr>
              <m:t>1</m:t>
            </m:r>
            <m:ctrlPr>
              <w:rPr>
                <w:rFonts w:ascii="Cambria Math" w:hAnsi="Cambria Math"/>
                <w:kern w:val="0"/>
                <w:sz w:val="24"/>
                <w:szCs w:val="24"/>
                <w:lang w:eastAsia="en-US"/>
              </w:rPr>
            </m:ctrlPr>
          </m:num>
          <m:den>
            <m:r>
              <m:rPr/>
              <w:rPr>
                <w:rFonts w:ascii="Cambria Math" w:hAnsi="Cambria Math"/>
                <w:kern w:val="0"/>
                <w:sz w:val="24"/>
                <w:szCs w:val="24"/>
                <w:lang w:eastAsia="en-US"/>
              </w:rPr>
              <m:t>2</m:t>
            </m:r>
            <m:r>
              <m:rPr>
                <m:sty m:val="p"/>
              </m:rPr>
              <w:rPr>
                <w:rFonts w:ascii="Cambria Math" w:hAnsi="Cambria Math"/>
                <w:kern w:val="0"/>
                <w:sz w:val="24"/>
                <w:szCs w:val="24"/>
                <w:lang w:eastAsia="en-US"/>
              </w:rPr>
              <m:t>×</m:t>
            </m:r>
            <m:r>
              <m:rPr>
                <m:nor/>
                <m:sty m:val="p"/>
              </m:rPr>
              <w:rPr>
                <w:b w:val="0"/>
                <w:i w:val="0"/>
                <w:kern w:val="0"/>
                <w:sz w:val="24"/>
                <w:szCs w:val="24"/>
                <w:lang w:eastAsia="en-US"/>
              </w:rPr>
              <m:t>total_samples</m:t>
            </m:r>
            <m:ctrlPr>
              <w:rPr>
                <w:rFonts w:ascii="Cambria Math" w:hAnsi="Cambria Math"/>
                <w:kern w:val="0"/>
                <w:sz w:val="24"/>
                <w:szCs w:val="24"/>
                <w:lang w:eastAsia="en-US"/>
              </w:rPr>
            </m:ctrlPr>
          </m:den>
        </m:f>
      </m:oMath>
      <w:del w:id="17" w:author="Administrator" w:date="2025-08-22T16:11:00Z">
        <w:r>
          <w:rPr>
            <w:sz w:val="28"/>
            <w:szCs w:val="28"/>
          </w:rPr>
          <w:delText xml:space="preserve"> - </w:delText>
        </w:r>
      </w:del>
      <w:ins w:id="18" w:author="Administrator" w:date="2025-08-22T16:11:00Z">
        <w:r>
          <w:rPr>
            <w:rFonts w:hint="eastAsia"/>
            <w:sz w:val="28"/>
            <w:szCs w:val="28"/>
          </w:rPr>
          <w:t>；</w:t>
        </w:r>
      </w:ins>
      <w:r>
        <w:rPr>
          <w:sz w:val="28"/>
          <w:szCs w:val="28"/>
        </w:rPr>
        <w:t>稀有性阈值：当VRI &gt; 100时，该车型被标记为稀有车型</w:t>
      </w:r>
      <w:del w:id="19" w:author="Administrator" w:date="2025-08-22T16:11:00Z">
        <w:r>
          <w:rPr>
            <w:sz w:val="28"/>
            <w:szCs w:val="28"/>
          </w:rPr>
          <w:delText xml:space="preserve"> - </w:delText>
        </w:r>
      </w:del>
      <w:ins w:id="20" w:author="Administrator" w:date="2025-08-22T16:11:00Z">
        <w:r>
          <w:rPr>
            <w:rFonts w:hint="eastAsia"/>
            <w:sz w:val="28"/>
            <w:szCs w:val="28"/>
          </w:rPr>
          <w:t>；</w:t>
        </w:r>
      </w:ins>
      <w:r>
        <w:rPr>
          <w:sz w:val="28"/>
          <w:szCs w:val="28"/>
        </w:rPr>
        <w:t>归一化处理：VRI最终值通过min-max标准化映射到[0,1]区间</w:t>
      </w:r>
      <w:r>
        <w:rPr>
          <w:rFonts w:hint="eastAsia"/>
          <w:sz w:val="28"/>
          <w:szCs w:val="28"/>
        </w:rPr>
        <w:t>。</w:t>
      </w:r>
    </w:p>
    <w:p w14:paraId="708C707D">
      <w:pPr>
        <w:ind w:firstLine="560" w:firstLineChars="200"/>
        <w:textAlignment w:val="center"/>
        <w:rPr>
          <w:sz w:val="28"/>
          <w:szCs w:val="28"/>
        </w:rPr>
      </w:pPr>
      <w:r>
        <w:rPr>
          <w:sz w:val="28"/>
          <w:szCs w:val="28"/>
        </w:rPr>
        <w:t>配置复杂度评分（CCS）计算：</w:t>
      </w:r>
    </w:p>
    <w:p w14:paraId="56C455E2">
      <w:pPr>
        <w:ind w:firstLine="480" w:firstLineChars="200"/>
        <w:textAlignment w:val="center"/>
        <w:rPr>
          <w:rFonts w:hint="eastAsia"/>
          <w:sz w:val="28"/>
          <w:szCs w:val="28"/>
        </w:rPr>
      </w:pPr>
      <m:oMath>
        <m:r>
          <m:rPr>
            <m:nor/>
            <m:sty m:val="p"/>
          </m:rPr>
          <w:rPr>
            <w:b w:val="0"/>
            <w:i w:val="0"/>
            <w:kern w:val="0"/>
            <w:sz w:val="24"/>
            <w:szCs w:val="24"/>
            <w:lang w:eastAsia="en-US"/>
          </w:rPr>
          <m:t>CCS</m:t>
        </m:r>
        <m:r>
          <m:rPr>
            <m:sty m:val="p"/>
          </m:rPr>
          <w:rPr>
            <w:rFonts w:ascii="Cambria Math" w:hAnsi="Cambria Math"/>
            <w:kern w:val="0"/>
            <w:sz w:val="24"/>
            <w:szCs w:val="24"/>
            <w:lang w:eastAsia="en-US"/>
          </w:rPr>
          <m:t>=</m:t>
        </m:r>
        <m:sSub>
          <m:sSubPr>
            <m:ctrlPr>
              <w:rPr>
                <w:rFonts w:ascii="Cambria Math" w:hAnsi="Cambria Math"/>
                <w:kern w:val="0"/>
                <w:sz w:val="24"/>
                <w:szCs w:val="24"/>
                <w:lang w:eastAsia="en-US"/>
              </w:rPr>
            </m:ctrlPr>
          </m:sSubPr>
          <m:e>
            <m:r>
              <m:rPr/>
              <w:rPr>
                <w:rFonts w:ascii="Cambria Math" w:hAnsi="Cambria Math"/>
                <w:kern w:val="0"/>
                <w:sz w:val="24"/>
                <w:szCs w:val="24"/>
                <w:lang w:eastAsia="en-US"/>
              </w:rPr>
              <m:t>w</m:t>
            </m:r>
            <m:ctrlPr>
              <w:rPr>
                <w:rFonts w:ascii="Cambria Math" w:hAnsi="Cambria Math"/>
                <w:kern w:val="0"/>
                <w:sz w:val="24"/>
                <w:szCs w:val="24"/>
                <w:lang w:eastAsia="en-US"/>
              </w:rPr>
            </m:ctrlPr>
          </m:e>
          <m:sub>
            <m:r>
              <m:rPr/>
              <w:rPr>
                <w:rFonts w:ascii="Cambria Math" w:hAnsi="Cambria Math"/>
                <w:kern w:val="0"/>
                <w:sz w:val="24"/>
                <w:szCs w:val="24"/>
                <w:lang w:eastAsia="en-US"/>
              </w:rPr>
              <m:t>1</m:t>
            </m:r>
            <m:ctrlPr>
              <w:rPr>
                <w:rFonts w:ascii="Cambria Math" w:hAnsi="Cambria Math"/>
                <w:kern w:val="0"/>
                <w:sz w:val="24"/>
                <w:szCs w:val="24"/>
                <w:lang w:eastAsia="en-US"/>
              </w:rPr>
            </m:ctrlPr>
          </m:sub>
        </m:sSub>
        <m:r>
          <m:rPr>
            <m:sty m:val="p"/>
          </m:rPr>
          <w:rPr>
            <w:rFonts w:ascii="Cambria Math" w:hAnsi="Cambria Math"/>
            <w:kern w:val="0"/>
            <w:sz w:val="24"/>
            <w:szCs w:val="24"/>
            <w:lang w:eastAsia="en-US"/>
          </w:rPr>
          <m:t>×</m:t>
        </m:r>
        <m:sSub>
          <m:sSubPr>
            <m:ctrlPr>
              <w:rPr>
                <w:rFonts w:ascii="Cambria Math" w:hAnsi="Cambria Math"/>
                <w:kern w:val="0"/>
                <w:sz w:val="24"/>
                <w:szCs w:val="24"/>
                <w:lang w:eastAsia="en-US"/>
              </w:rPr>
            </m:ctrlPr>
          </m:sSubPr>
          <m:e>
            <m:r>
              <m:rPr/>
              <w:rPr>
                <w:rFonts w:ascii="Cambria Math" w:hAnsi="Cambria Math"/>
                <w:kern w:val="0"/>
                <w:sz w:val="24"/>
                <w:szCs w:val="24"/>
                <w:lang w:eastAsia="en-US"/>
              </w:rPr>
              <m:t>S</m:t>
            </m:r>
            <m:ctrlPr>
              <w:rPr>
                <w:rFonts w:ascii="Cambria Math" w:hAnsi="Cambria Math"/>
                <w:kern w:val="0"/>
                <w:sz w:val="24"/>
                <w:szCs w:val="24"/>
                <w:lang w:eastAsia="en-US"/>
              </w:rPr>
            </m:ctrlPr>
          </m:e>
          <m:sub>
            <m:r>
              <m:rPr>
                <m:nor/>
                <m:sty m:val="p"/>
              </m:rPr>
              <w:rPr>
                <w:b w:val="0"/>
                <w:i w:val="0"/>
                <w:kern w:val="0"/>
                <w:sz w:val="24"/>
                <w:szCs w:val="24"/>
                <w:lang w:eastAsia="en-US"/>
              </w:rPr>
              <m:t>seats</m:t>
            </m:r>
            <m:ctrlPr>
              <w:rPr>
                <w:rFonts w:ascii="Cambria Math" w:hAnsi="Cambria Math"/>
                <w:kern w:val="0"/>
                <w:sz w:val="24"/>
                <w:szCs w:val="24"/>
                <w:lang w:eastAsia="en-US"/>
              </w:rPr>
            </m:ctrlPr>
          </m:sub>
        </m:sSub>
        <m:r>
          <m:rPr>
            <m:sty m:val="p"/>
          </m:rPr>
          <w:rPr>
            <w:rFonts w:ascii="Cambria Math" w:hAnsi="Cambria Math"/>
            <w:kern w:val="0"/>
            <w:sz w:val="24"/>
            <w:szCs w:val="24"/>
            <w:lang w:eastAsia="en-US"/>
          </w:rPr>
          <m:t>+</m:t>
        </m:r>
        <m:sSub>
          <m:sSubPr>
            <m:ctrlPr>
              <w:rPr>
                <w:rFonts w:ascii="Cambria Math" w:hAnsi="Cambria Math"/>
                <w:kern w:val="0"/>
                <w:sz w:val="24"/>
                <w:szCs w:val="24"/>
                <w:lang w:eastAsia="en-US"/>
              </w:rPr>
            </m:ctrlPr>
          </m:sSubPr>
          <m:e>
            <m:r>
              <m:rPr/>
              <w:rPr>
                <w:rFonts w:ascii="Cambria Math" w:hAnsi="Cambria Math"/>
                <w:kern w:val="0"/>
                <w:sz w:val="24"/>
                <w:szCs w:val="24"/>
                <w:lang w:eastAsia="en-US"/>
              </w:rPr>
              <m:t>w</m:t>
            </m:r>
            <m:ctrlPr>
              <w:rPr>
                <w:rFonts w:ascii="Cambria Math" w:hAnsi="Cambria Math"/>
                <w:kern w:val="0"/>
                <w:sz w:val="24"/>
                <w:szCs w:val="24"/>
                <w:lang w:eastAsia="en-US"/>
              </w:rPr>
            </m:ctrlPr>
          </m:e>
          <m:sub>
            <m:r>
              <m:rPr/>
              <w:rPr>
                <w:rFonts w:ascii="Cambria Math" w:hAnsi="Cambria Math"/>
                <w:kern w:val="0"/>
                <w:sz w:val="24"/>
                <w:szCs w:val="24"/>
                <w:lang w:eastAsia="en-US"/>
              </w:rPr>
              <m:t>2</m:t>
            </m:r>
            <m:ctrlPr>
              <w:rPr>
                <w:rFonts w:ascii="Cambria Math" w:hAnsi="Cambria Math"/>
                <w:kern w:val="0"/>
                <w:sz w:val="24"/>
                <w:szCs w:val="24"/>
                <w:lang w:eastAsia="en-US"/>
              </w:rPr>
            </m:ctrlPr>
          </m:sub>
        </m:sSub>
        <m:r>
          <m:rPr>
            <m:sty m:val="p"/>
          </m:rPr>
          <w:rPr>
            <w:rFonts w:ascii="Cambria Math" w:hAnsi="Cambria Math"/>
            <w:kern w:val="0"/>
            <w:sz w:val="24"/>
            <w:szCs w:val="24"/>
            <w:lang w:eastAsia="en-US"/>
          </w:rPr>
          <m:t>×</m:t>
        </m:r>
        <m:sSub>
          <m:sSubPr>
            <m:ctrlPr>
              <w:rPr>
                <w:rFonts w:ascii="Cambria Math" w:hAnsi="Cambria Math"/>
                <w:kern w:val="0"/>
                <w:sz w:val="24"/>
                <w:szCs w:val="24"/>
                <w:lang w:eastAsia="en-US"/>
              </w:rPr>
            </m:ctrlPr>
          </m:sSubPr>
          <m:e>
            <m:r>
              <m:rPr/>
              <w:rPr>
                <w:rFonts w:ascii="Cambria Math" w:hAnsi="Cambria Math"/>
                <w:kern w:val="0"/>
                <w:sz w:val="24"/>
                <w:szCs w:val="24"/>
                <w:lang w:eastAsia="en-US"/>
              </w:rPr>
              <m:t>S</m:t>
            </m:r>
            <m:ctrlPr>
              <w:rPr>
                <w:rFonts w:ascii="Cambria Math" w:hAnsi="Cambria Math"/>
                <w:kern w:val="0"/>
                <w:sz w:val="24"/>
                <w:szCs w:val="24"/>
                <w:lang w:eastAsia="en-US"/>
              </w:rPr>
            </m:ctrlPr>
          </m:e>
          <m:sub>
            <m:r>
              <m:rPr>
                <m:nor/>
                <m:sty m:val="p"/>
              </m:rPr>
              <w:rPr>
                <w:b w:val="0"/>
                <w:i w:val="0"/>
                <w:kern w:val="0"/>
                <w:sz w:val="24"/>
                <w:szCs w:val="24"/>
                <w:lang w:eastAsia="en-US"/>
              </w:rPr>
              <m:t>fuel</m:t>
            </m:r>
            <m:ctrlPr>
              <w:rPr>
                <w:rFonts w:ascii="Cambria Math" w:hAnsi="Cambria Math"/>
                <w:kern w:val="0"/>
                <w:sz w:val="24"/>
                <w:szCs w:val="24"/>
                <w:lang w:eastAsia="en-US"/>
              </w:rPr>
            </m:ctrlPr>
          </m:sub>
        </m:sSub>
        <m:r>
          <m:rPr>
            <m:sty m:val="p"/>
          </m:rPr>
          <w:rPr>
            <w:rFonts w:ascii="Cambria Math" w:hAnsi="Cambria Math"/>
            <w:kern w:val="0"/>
            <w:sz w:val="24"/>
            <w:szCs w:val="24"/>
            <w:lang w:eastAsia="en-US"/>
          </w:rPr>
          <m:t>+</m:t>
        </m:r>
        <m:sSub>
          <m:sSubPr>
            <m:ctrlPr>
              <w:rPr>
                <w:rFonts w:ascii="Cambria Math" w:hAnsi="Cambria Math"/>
                <w:kern w:val="0"/>
                <w:sz w:val="24"/>
                <w:szCs w:val="24"/>
                <w:lang w:eastAsia="en-US"/>
              </w:rPr>
            </m:ctrlPr>
          </m:sSubPr>
          <m:e>
            <m:r>
              <m:rPr/>
              <w:rPr>
                <w:rFonts w:ascii="Cambria Math" w:hAnsi="Cambria Math"/>
                <w:kern w:val="0"/>
                <w:sz w:val="24"/>
                <w:szCs w:val="24"/>
                <w:lang w:eastAsia="en-US"/>
              </w:rPr>
              <m:t>w</m:t>
            </m:r>
            <m:ctrlPr>
              <w:rPr>
                <w:rFonts w:ascii="Cambria Math" w:hAnsi="Cambria Math"/>
                <w:kern w:val="0"/>
                <w:sz w:val="24"/>
                <w:szCs w:val="24"/>
                <w:lang w:eastAsia="en-US"/>
              </w:rPr>
            </m:ctrlPr>
          </m:e>
          <m:sub>
            <m:r>
              <m:rPr/>
              <w:rPr>
                <w:rFonts w:ascii="Cambria Math" w:hAnsi="Cambria Math"/>
                <w:kern w:val="0"/>
                <w:sz w:val="24"/>
                <w:szCs w:val="24"/>
                <w:lang w:eastAsia="en-US"/>
              </w:rPr>
              <m:t>3</m:t>
            </m:r>
            <m:ctrlPr>
              <w:rPr>
                <w:rFonts w:ascii="Cambria Math" w:hAnsi="Cambria Math"/>
                <w:kern w:val="0"/>
                <w:sz w:val="24"/>
                <w:szCs w:val="24"/>
                <w:lang w:eastAsia="en-US"/>
              </w:rPr>
            </m:ctrlPr>
          </m:sub>
        </m:sSub>
        <m:r>
          <m:rPr>
            <m:sty m:val="p"/>
          </m:rPr>
          <w:rPr>
            <w:rFonts w:ascii="Cambria Math" w:hAnsi="Cambria Math"/>
            <w:kern w:val="0"/>
            <w:sz w:val="24"/>
            <w:szCs w:val="24"/>
            <w:lang w:eastAsia="en-US"/>
          </w:rPr>
          <m:t>×</m:t>
        </m:r>
        <m:sSub>
          <m:sSubPr>
            <m:ctrlPr>
              <w:rPr>
                <w:rFonts w:ascii="Cambria Math" w:hAnsi="Cambria Math"/>
                <w:kern w:val="0"/>
                <w:sz w:val="24"/>
                <w:szCs w:val="24"/>
                <w:lang w:eastAsia="en-US"/>
              </w:rPr>
            </m:ctrlPr>
          </m:sSubPr>
          <m:e>
            <m:r>
              <m:rPr/>
              <w:rPr>
                <w:rFonts w:ascii="Cambria Math" w:hAnsi="Cambria Math"/>
                <w:kern w:val="0"/>
                <w:sz w:val="24"/>
                <w:szCs w:val="24"/>
                <w:lang w:eastAsia="en-US"/>
              </w:rPr>
              <m:t>S</m:t>
            </m:r>
            <m:ctrlPr>
              <w:rPr>
                <w:rFonts w:ascii="Cambria Math" w:hAnsi="Cambria Math"/>
                <w:kern w:val="0"/>
                <w:sz w:val="24"/>
                <w:szCs w:val="24"/>
                <w:lang w:eastAsia="en-US"/>
              </w:rPr>
            </m:ctrlPr>
          </m:e>
          <m:sub>
            <m:r>
              <m:rPr>
                <m:nor/>
                <m:sty m:val="p"/>
              </m:rPr>
              <w:rPr>
                <w:b w:val="0"/>
                <w:i w:val="0"/>
                <w:kern w:val="0"/>
                <w:sz w:val="24"/>
                <w:szCs w:val="24"/>
                <w:lang w:eastAsia="en-US"/>
              </w:rPr>
              <m:t>reg</m:t>
            </m:r>
            <m:ctrlPr>
              <w:rPr>
                <w:rFonts w:ascii="Cambria Math" w:hAnsi="Cambria Math"/>
                <w:kern w:val="0"/>
                <w:sz w:val="24"/>
                <w:szCs w:val="24"/>
                <w:lang w:eastAsia="en-US"/>
              </w:rPr>
            </m:ctrlPr>
          </m:sub>
        </m:sSub>
        <m:r>
          <m:rPr>
            <m:sty m:val="p"/>
          </m:rPr>
          <w:rPr>
            <w:rFonts w:ascii="Cambria Math" w:hAnsi="Cambria Math"/>
            <w:kern w:val="0"/>
            <w:sz w:val="24"/>
            <w:szCs w:val="24"/>
            <w:lang w:eastAsia="en-US"/>
          </w:rPr>
          <m:t>+</m:t>
        </m:r>
        <m:sSub>
          <m:sSubPr>
            <m:ctrlPr>
              <w:rPr>
                <w:rFonts w:ascii="Cambria Math" w:hAnsi="Cambria Math"/>
                <w:kern w:val="0"/>
                <w:sz w:val="24"/>
                <w:szCs w:val="24"/>
                <w:lang w:eastAsia="en-US"/>
              </w:rPr>
            </m:ctrlPr>
          </m:sSubPr>
          <m:e>
            <m:r>
              <m:rPr/>
              <w:rPr>
                <w:rFonts w:ascii="Cambria Math" w:hAnsi="Cambria Math"/>
                <w:kern w:val="0"/>
                <w:sz w:val="24"/>
                <w:szCs w:val="24"/>
                <w:lang w:eastAsia="en-US"/>
              </w:rPr>
              <m:t>w</m:t>
            </m:r>
            <m:ctrlPr>
              <w:rPr>
                <w:rFonts w:ascii="Cambria Math" w:hAnsi="Cambria Math"/>
                <w:kern w:val="0"/>
                <w:sz w:val="24"/>
                <w:szCs w:val="24"/>
                <w:lang w:eastAsia="en-US"/>
              </w:rPr>
            </m:ctrlPr>
          </m:e>
          <m:sub>
            <m:r>
              <m:rPr/>
              <w:rPr>
                <w:rFonts w:ascii="Cambria Math" w:hAnsi="Cambria Math"/>
                <w:kern w:val="0"/>
                <w:sz w:val="24"/>
                <w:szCs w:val="24"/>
                <w:lang w:eastAsia="en-US"/>
              </w:rPr>
              <m:t>4</m:t>
            </m:r>
            <m:ctrlPr>
              <w:rPr>
                <w:rFonts w:ascii="Cambria Math" w:hAnsi="Cambria Math"/>
                <w:kern w:val="0"/>
                <w:sz w:val="24"/>
                <w:szCs w:val="24"/>
                <w:lang w:eastAsia="en-US"/>
              </w:rPr>
            </m:ctrlPr>
          </m:sub>
        </m:sSub>
        <m:r>
          <m:rPr>
            <m:sty m:val="p"/>
          </m:rPr>
          <w:rPr>
            <w:rFonts w:ascii="Cambria Math" w:hAnsi="Cambria Math"/>
            <w:kern w:val="0"/>
            <w:sz w:val="24"/>
            <w:szCs w:val="24"/>
            <w:lang w:eastAsia="en-US"/>
          </w:rPr>
          <m:t>×</m:t>
        </m:r>
        <m:sSub>
          <m:sSubPr>
            <m:ctrlPr>
              <w:rPr>
                <w:rFonts w:ascii="Cambria Math" w:hAnsi="Cambria Math"/>
                <w:kern w:val="0"/>
                <w:sz w:val="24"/>
                <w:szCs w:val="24"/>
                <w:lang w:eastAsia="en-US"/>
              </w:rPr>
            </m:ctrlPr>
          </m:sSubPr>
          <m:e>
            <m:r>
              <m:rPr/>
              <w:rPr>
                <w:rFonts w:ascii="Cambria Math" w:hAnsi="Cambria Math"/>
                <w:kern w:val="0"/>
                <w:sz w:val="24"/>
                <w:szCs w:val="24"/>
                <w:lang w:eastAsia="en-US"/>
              </w:rPr>
              <m:t>S</m:t>
            </m:r>
            <m:ctrlPr>
              <w:rPr>
                <w:rFonts w:ascii="Cambria Math" w:hAnsi="Cambria Math"/>
                <w:kern w:val="0"/>
                <w:sz w:val="24"/>
                <w:szCs w:val="24"/>
                <w:lang w:eastAsia="en-US"/>
              </w:rPr>
            </m:ctrlPr>
          </m:e>
          <m:sub>
            <m:r>
              <m:rPr>
                <m:nor/>
                <m:sty m:val="p"/>
              </m:rPr>
              <w:rPr>
                <w:b w:val="0"/>
                <w:i w:val="0"/>
                <w:kern w:val="0"/>
                <w:sz w:val="24"/>
                <w:szCs w:val="24"/>
                <w:lang w:eastAsia="en-US"/>
              </w:rPr>
              <m:t>config</m:t>
            </m:r>
            <m:ctrlPr>
              <w:rPr>
                <w:rFonts w:ascii="Cambria Math" w:hAnsi="Cambria Math"/>
                <w:kern w:val="0"/>
                <w:sz w:val="24"/>
                <w:szCs w:val="24"/>
                <w:lang w:eastAsia="en-US"/>
              </w:rPr>
            </m:ctrlPr>
          </m:sub>
        </m:sSub>
      </m:oMath>
      <w:r>
        <w:rPr>
          <w:rFonts w:hint="eastAsia"/>
          <w:sz w:val="28"/>
          <w:szCs w:val="28"/>
        </w:rPr>
        <w:t>；</w:t>
      </w:r>
    </w:p>
    <w:p w14:paraId="451F9D49">
      <w:pPr>
        <w:ind w:firstLine="560" w:firstLineChars="200"/>
        <w:textAlignment w:val="center"/>
        <w:rPr>
          <w:sz w:val="28"/>
          <w:szCs w:val="28"/>
        </w:rPr>
      </w:pPr>
      <w:r>
        <w:rPr>
          <w:sz w:val="28"/>
          <w:szCs w:val="28"/>
        </w:rPr>
        <w:t>各评分项量化方法：</w:t>
      </w:r>
      <w:del w:id="21" w:author="Administrator" w:date="2025-08-22T16:11:00Z">
        <w:r>
          <w:rPr>
            <w:sz w:val="28"/>
            <w:szCs w:val="28"/>
          </w:rPr>
          <w:delText xml:space="preserve"> - </w:delText>
        </w:r>
      </w:del>
      <w:r>
        <w:rPr>
          <w:sz w:val="28"/>
          <w:szCs w:val="28"/>
        </w:rPr>
        <w:t>座位数评分</w:t>
      </w:r>
      <m:oMath>
        <m:sSub>
          <m:sSubPr>
            <m:ctrlPr>
              <w:rPr>
                <w:rFonts w:ascii="Cambria Math" w:hAnsi="Cambria Math"/>
                <w:kern w:val="0"/>
                <w:sz w:val="24"/>
                <w:szCs w:val="24"/>
                <w:lang w:eastAsia="en-US"/>
              </w:rPr>
            </m:ctrlPr>
          </m:sSubPr>
          <m:e>
            <m:r>
              <m:rPr/>
              <w:rPr>
                <w:rFonts w:ascii="Cambria Math" w:hAnsi="Cambria Math"/>
                <w:kern w:val="0"/>
                <w:sz w:val="24"/>
                <w:szCs w:val="24"/>
              </w:rPr>
              <m:t>S</m:t>
            </m:r>
            <m:ctrlPr>
              <w:rPr>
                <w:rFonts w:ascii="Cambria Math" w:hAnsi="Cambria Math"/>
                <w:kern w:val="0"/>
                <w:sz w:val="24"/>
                <w:szCs w:val="24"/>
                <w:lang w:eastAsia="en-US"/>
              </w:rPr>
            </m:ctrlPr>
          </m:e>
          <m:sub>
            <m:r>
              <m:rPr>
                <m:nor/>
                <m:sty m:val="p"/>
              </m:rPr>
              <w:rPr>
                <w:b w:val="0"/>
                <w:i w:val="0"/>
                <w:kern w:val="0"/>
                <w:sz w:val="24"/>
                <w:szCs w:val="24"/>
              </w:rPr>
              <m:t>seats</m:t>
            </m:r>
            <m:ctrlPr>
              <w:rPr>
                <w:rFonts w:ascii="Cambria Math" w:hAnsi="Cambria Math"/>
                <w:kern w:val="0"/>
                <w:sz w:val="24"/>
                <w:szCs w:val="24"/>
                <w:lang w:eastAsia="en-US"/>
              </w:rPr>
            </m:ctrlPr>
          </m:sub>
        </m:sSub>
      </m:oMath>
      <w:r>
        <w:rPr>
          <w:sz w:val="28"/>
          <w:szCs w:val="28"/>
        </w:rPr>
        <w:t>：2座=1分，4-5座=2分，6-7座=3分，8座以上=4分</w:t>
      </w:r>
      <w:del w:id="22" w:author="Administrator" w:date="2025-08-22T16:11:00Z">
        <w:r>
          <w:rPr>
            <w:sz w:val="28"/>
            <w:szCs w:val="28"/>
          </w:rPr>
          <w:delText xml:space="preserve"> - </w:delText>
        </w:r>
      </w:del>
      <w:ins w:id="23" w:author="Administrator" w:date="2025-08-22T16:11:00Z">
        <w:r>
          <w:rPr>
            <w:rFonts w:hint="eastAsia"/>
            <w:sz w:val="28"/>
            <w:szCs w:val="28"/>
          </w:rPr>
          <w:t>；</w:t>
        </w:r>
      </w:ins>
      <w:r>
        <w:rPr>
          <w:sz w:val="28"/>
          <w:szCs w:val="28"/>
        </w:rPr>
        <w:t>燃料类型评分</w:t>
      </w:r>
      <m:oMath>
        <m:sSub>
          <m:sSubPr>
            <m:ctrlPr>
              <w:rPr>
                <w:rFonts w:ascii="Cambria Math" w:hAnsi="Cambria Math"/>
                <w:kern w:val="0"/>
                <w:sz w:val="24"/>
                <w:szCs w:val="24"/>
                <w:lang w:eastAsia="en-US"/>
              </w:rPr>
            </m:ctrlPr>
          </m:sSubPr>
          <m:e>
            <m:r>
              <m:rPr/>
              <w:rPr>
                <w:rFonts w:ascii="Cambria Math" w:hAnsi="Cambria Math"/>
                <w:kern w:val="0"/>
                <w:sz w:val="24"/>
                <w:szCs w:val="24"/>
              </w:rPr>
              <m:t>S</m:t>
            </m:r>
            <m:ctrlPr>
              <w:rPr>
                <w:rFonts w:ascii="Cambria Math" w:hAnsi="Cambria Math"/>
                <w:kern w:val="0"/>
                <w:sz w:val="24"/>
                <w:szCs w:val="24"/>
                <w:lang w:eastAsia="en-US"/>
              </w:rPr>
            </m:ctrlPr>
          </m:e>
          <m:sub>
            <m:r>
              <m:rPr>
                <m:nor/>
                <m:sty m:val="p"/>
              </m:rPr>
              <w:rPr>
                <w:b w:val="0"/>
                <w:i w:val="0"/>
                <w:kern w:val="0"/>
                <w:sz w:val="24"/>
                <w:szCs w:val="24"/>
              </w:rPr>
              <m:t>fuel</m:t>
            </m:r>
            <m:ctrlPr>
              <w:rPr>
                <w:rFonts w:ascii="Cambria Math" w:hAnsi="Cambria Math"/>
                <w:kern w:val="0"/>
                <w:sz w:val="24"/>
                <w:szCs w:val="24"/>
                <w:lang w:eastAsia="en-US"/>
              </w:rPr>
            </m:ctrlPr>
          </m:sub>
        </m:sSub>
      </m:oMath>
      <w:r>
        <w:rPr>
          <w:sz w:val="28"/>
          <w:szCs w:val="28"/>
        </w:rPr>
        <w:t>：汽油=1分，柴油=1.2分，混合动力=1.5分，纯电动=1.8分</w:t>
      </w:r>
      <w:del w:id="24" w:author="Administrator" w:date="2025-08-22T16:11:00Z">
        <w:r>
          <w:rPr>
            <w:sz w:val="28"/>
            <w:szCs w:val="28"/>
          </w:rPr>
          <w:delText xml:space="preserve"> - </w:delText>
        </w:r>
      </w:del>
      <w:ins w:id="25" w:author="Administrator" w:date="2025-08-22T16:11:00Z">
        <w:r>
          <w:rPr>
            <w:rFonts w:hint="eastAsia"/>
            <w:sz w:val="28"/>
            <w:szCs w:val="28"/>
          </w:rPr>
          <w:t>；</w:t>
        </w:r>
      </w:ins>
      <w:r>
        <w:rPr>
          <w:sz w:val="28"/>
          <w:szCs w:val="28"/>
        </w:rPr>
        <w:t>登记类型评分</w:t>
      </w:r>
      <m:oMath>
        <m:sSub>
          <m:sSubPr>
            <m:ctrlPr>
              <w:rPr>
                <w:rFonts w:ascii="Cambria Math" w:hAnsi="Cambria Math"/>
                <w:kern w:val="0"/>
                <w:sz w:val="24"/>
                <w:szCs w:val="24"/>
                <w:lang w:eastAsia="en-US"/>
              </w:rPr>
            </m:ctrlPr>
          </m:sSubPr>
          <m:e>
            <m:r>
              <m:rPr/>
              <w:rPr>
                <w:rFonts w:ascii="Cambria Math" w:hAnsi="Cambria Math"/>
                <w:kern w:val="0"/>
                <w:sz w:val="24"/>
                <w:szCs w:val="24"/>
              </w:rPr>
              <m:t>S</m:t>
            </m:r>
            <m:ctrlPr>
              <w:rPr>
                <w:rFonts w:ascii="Cambria Math" w:hAnsi="Cambria Math"/>
                <w:kern w:val="0"/>
                <w:sz w:val="24"/>
                <w:szCs w:val="24"/>
                <w:lang w:eastAsia="en-US"/>
              </w:rPr>
            </m:ctrlPr>
          </m:e>
          <m:sub>
            <m:r>
              <m:rPr>
                <m:nor/>
                <m:sty m:val="p"/>
              </m:rPr>
              <w:rPr>
                <w:b w:val="0"/>
                <w:i w:val="0"/>
                <w:kern w:val="0"/>
                <w:sz w:val="24"/>
                <w:szCs w:val="24"/>
              </w:rPr>
              <m:t>reg</m:t>
            </m:r>
            <m:ctrlPr>
              <w:rPr>
                <w:rFonts w:ascii="Cambria Math" w:hAnsi="Cambria Math"/>
                <w:kern w:val="0"/>
                <w:sz w:val="24"/>
                <w:szCs w:val="24"/>
                <w:lang w:eastAsia="en-US"/>
              </w:rPr>
            </m:ctrlPr>
          </m:sub>
        </m:sSub>
      </m:oMath>
      <w:r>
        <w:rPr>
          <w:sz w:val="28"/>
          <w:szCs w:val="28"/>
        </w:rPr>
        <w:t>：私人=1分，公司=1.1分，出租/租赁=0.8分</w:t>
      </w:r>
      <w:del w:id="26" w:author="Administrator" w:date="2025-08-22T16:11:00Z">
        <w:r>
          <w:rPr>
            <w:sz w:val="28"/>
            <w:szCs w:val="28"/>
          </w:rPr>
          <w:delText xml:space="preserve"> - </w:delText>
        </w:r>
      </w:del>
      <w:ins w:id="27" w:author="Administrator" w:date="2025-08-22T16:11:00Z">
        <w:r>
          <w:rPr>
            <w:rFonts w:hint="eastAsia"/>
            <w:sz w:val="28"/>
            <w:szCs w:val="28"/>
          </w:rPr>
          <w:t>；</w:t>
        </w:r>
      </w:ins>
      <w:r>
        <w:rPr>
          <w:sz w:val="28"/>
          <w:szCs w:val="28"/>
        </w:rPr>
        <w:t>配置选项评分</w:t>
      </w:r>
      <m:oMath>
        <m:sSub>
          <m:sSubPr>
            <m:ctrlPr>
              <w:rPr>
                <w:rFonts w:ascii="Cambria Math" w:hAnsi="Cambria Math"/>
                <w:kern w:val="0"/>
                <w:sz w:val="24"/>
                <w:szCs w:val="24"/>
                <w:lang w:eastAsia="en-US"/>
              </w:rPr>
            </m:ctrlPr>
          </m:sSubPr>
          <m:e>
            <m:r>
              <m:rPr/>
              <w:rPr>
                <w:rFonts w:ascii="Cambria Math" w:hAnsi="Cambria Math"/>
                <w:kern w:val="0"/>
                <w:sz w:val="24"/>
                <w:szCs w:val="24"/>
              </w:rPr>
              <m:t>S</m:t>
            </m:r>
            <m:ctrlPr>
              <w:rPr>
                <w:rFonts w:ascii="Cambria Math" w:hAnsi="Cambria Math"/>
                <w:kern w:val="0"/>
                <w:sz w:val="24"/>
                <w:szCs w:val="24"/>
                <w:lang w:eastAsia="en-US"/>
              </w:rPr>
            </m:ctrlPr>
          </m:e>
          <m:sub>
            <m:r>
              <m:rPr>
                <m:nor/>
                <m:sty m:val="p"/>
              </m:rPr>
              <w:rPr>
                <w:b w:val="0"/>
                <w:i w:val="0"/>
                <w:kern w:val="0"/>
                <w:sz w:val="24"/>
                <w:szCs w:val="24"/>
              </w:rPr>
              <m:t>config</m:t>
            </m:r>
            <m:ctrlPr>
              <w:rPr>
                <w:rFonts w:ascii="Cambria Math" w:hAnsi="Cambria Math"/>
                <w:kern w:val="0"/>
                <w:sz w:val="24"/>
                <w:szCs w:val="24"/>
                <w:lang w:eastAsia="en-US"/>
              </w:rPr>
            </m:ctrlPr>
          </m:sub>
        </m:sSub>
      </m:oMath>
      <w:r>
        <w:rPr>
          <w:sz w:val="28"/>
          <w:szCs w:val="28"/>
        </w:rPr>
        <w:t>：基础配置每项0.1分，豪华配置每项0.2分</w:t>
      </w:r>
      <w:del w:id="28" w:author="Administrator" w:date="2025-08-22T16:11:00Z">
        <w:r>
          <w:rPr>
            <w:sz w:val="28"/>
            <w:szCs w:val="28"/>
          </w:rPr>
          <w:delText xml:space="preserve"> - </w:delText>
        </w:r>
      </w:del>
      <w:ins w:id="29" w:author="Administrator" w:date="2025-08-22T16:11:00Z">
        <w:r>
          <w:rPr>
            <w:rFonts w:hint="eastAsia"/>
            <w:sz w:val="28"/>
            <w:szCs w:val="28"/>
          </w:rPr>
          <w:t>；</w:t>
        </w:r>
      </w:ins>
      <w:r>
        <w:rPr>
          <w:sz w:val="28"/>
          <w:szCs w:val="28"/>
        </w:rPr>
        <w:t>权重系数确定方法：采用岭回归模型，以历史价格为因变量，各评分为自变量，通过5折交叉验证确定最优权重：</w:t>
      </w:r>
    </w:p>
    <w:p w14:paraId="68E1DFB8">
      <w:pPr>
        <w:ind w:firstLine="480" w:firstLineChars="200"/>
        <w:textAlignment w:val="center"/>
        <w:rPr>
          <w:rFonts w:hint="eastAsia"/>
          <w:sz w:val="28"/>
          <w:szCs w:val="28"/>
        </w:rPr>
      </w:pPr>
      <m:oMath>
        <m:r>
          <m:rPr>
            <m:sty m:val="p"/>
          </m:rPr>
          <w:rPr>
            <w:rFonts w:ascii="Cambria Math" w:hAnsi="Cambria Math"/>
            <w:kern w:val="0"/>
            <w:sz w:val="24"/>
            <w:szCs w:val="24"/>
            <w:lang w:eastAsia="en-US"/>
          </w:rPr>
          <m:t>min</m:t>
        </m:r>
        <m:nary>
          <m:naryPr>
            <m:chr m:val="∑"/>
            <m:limLoc m:val="undOvr"/>
            <m:ctrlPr>
              <w:rPr>
                <w:rFonts w:ascii="Cambria Math" w:hAnsi="Cambria Math"/>
                <w:kern w:val="0"/>
                <w:sz w:val="24"/>
                <w:szCs w:val="24"/>
                <w:lang w:eastAsia="en-US"/>
              </w:rPr>
            </m:ctrlPr>
          </m:naryPr>
          <m:sub>
            <m:r>
              <m:rPr/>
              <w:rPr>
                <w:rFonts w:ascii="Cambria Math" w:hAnsi="Cambria Math"/>
                <w:kern w:val="0"/>
                <w:sz w:val="24"/>
                <w:szCs w:val="24"/>
                <w:lang w:eastAsia="en-US"/>
              </w:rPr>
              <m:t>i</m:t>
            </m:r>
            <m:r>
              <m:rPr>
                <m:sty m:val="p"/>
              </m:rPr>
              <w:rPr>
                <w:rFonts w:ascii="Cambria Math" w:hAnsi="Cambria Math"/>
                <w:kern w:val="0"/>
                <w:sz w:val="24"/>
                <w:szCs w:val="24"/>
                <w:lang w:eastAsia="en-US"/>
              </w:rPr>
              <m:t>=</m:t>
            </m:r>
            <m:r>
              <m:rPr/>
              <w:rPr>
                <w:rFonts w:ascii="Cambria Math" w:hAnsi="Cambria Math"/>
                <w:kern w:val="0"/>
                <w:sz w:val="24"/>
                <w:szCs w:val="24"/>
                <w:lang w:eastAsia="en-US"/>
              </w:rPr>
              <m:t>1</m:t>
            </m:r>
            <m:ctrlPr>
              <w:rPr>
                <w:rFonts w:ascii="Cambria Math" w:hAnsi="Cambria Math"/>
                <w:kern w:val="0"/>
                <w:sz w:val="24"/>
                <w:szCs w:val="24"/>
                <w:lang w:eastAsia="en-US"/>
              </w:rPr>
            </m:ctrlPr>
          </m:sub>
          <m:sup>
            <m:r>
              <m:rPr/>
              <w:rPr>
                <w:rFonts w:ascii="Cambria Math" w:hAnsi="Cambria Math"/>
                <w:kern w:val="0"/>
                <w:sz w:val="24"/>
                <w:szCs w:val="24"/>
                <w:lang w:eastAsia="en-US"/>
              </w:rPr>
              <m:t>n</m:t>
            </m:r>
            <m:ctrlPr>
              <w:rPr>
                <w:rFonts w:ascii="Cambria Math" w:hAnsi="Cambria Math"/>
                <w:kern w:val="0"/>
                <w:sz w:val="24"/>
                <w:szCs w:val="24"/>
                <w:lang w:eastAsia="en-US"/>
              </w:rPr>
            </m:ctrlPr>
          </m:sup>
          <m:e>
            <m:sSup>
              <m:sSupPr>
                <m:ctrlPr>
                  <w:rPr>
                    <w:rFonts w:ascii="Cambria Math" w:hAnsi="Cambria Math"/>
                    <w:kern w:val="0"/>
                    <w:sz w:val="24"/>
                    <w:szCs w:val="24"/>
                    <w:lang w:eastAsia="en-US"/>
                  </w:rPr>
                </m:ctrlPr>
              </m:sSupPr>
              <m:e>
                <m:d>
                  <m:dPr>
                    <m:ctrlPr>
                      <w:rPr>
                        <w:rFonts w:ascii="Cambria Math" w:hAnsi="Cambria Math"/>
                        <w:kern w:val="0"/>
                        <w:sz w:val="24"/>
                        <w:szCs w:val="24"/>
                        <w:lang w:eastAsia="en-US"/>
                      </w:rPr>
                    </m:ctrlPr>
                  </m:dPr>
                  <m:e>
                    <m:sSub>
                      <m:sSubPr>
                        <m:ctrlPr>
                          <w:rPr>
                            <w:rFonts w:ascii="Cambria Math" w:hAnsi="Cambria Math"/>
                            <w:kern w:val="0"/>
                            <w:sz w:val="24"/>
                            <w:szCs w:val="24"/>
                            <w:lang w:eastAsia="en-US"/>
                          </w:rPr>
                        </m:ctrlPr>
                      </m:sSubPr>
                      <m:e>
                        <m:r>
                          <m:rPr/>
                          <w:rPr>
                            <w:rFonts w:ascii="Cambria Math" w:hAnsi="Cambria Math"/>
                            <w:kern w:val="0"/>
                            <w:sz w:val="24"/>
                            <w:szCs w:val="24"/>
                            <w:lang w:eastAsia="en-US"/>
                          </w:rPr>
                          <m:t>y</m:t>
                        </m:r>
                        <m:ctrlPr>
                          <w:rPr>
                            <w:rFonts w:ascii="Cambria Math" w:hAnsi="Cambria Math"/>
                            <w:kern w:val="0"/>
                            <w:sz w:val="24"/>
                            <w:szCs w:val="24"/>
                            <w:lang w:eastAsia="en-US"/>
                          </w:rPr>
                        </m:ctrlPr>
                      </m:e>
                      <m:sub>
                        <m:r>
                          <m:rPr/>
                          <w:rPr>
                            <w:rFonts w:ascii="Cambria Math" w:hAnsi="Cambria Math"/>
                            <w:kern w:val="0"/>
                            <w:sz w:val="24"/>
                            <w:szCs w:val="24"/>
                            <w:lang w:eastAsia="en-US"/>
                          </w:rPr>
                          <m:t>i</m:t>
                        </m:r>
                        <m:ctrlPr>
                          <w:rPr>
                            <w:rFonts w:ascii="Cambria Math" w:hAnsi="Cambria Math"/>
                            <w:kern w:val="0"/>
                            <w:sz w:val="24"/>
                            <w:szCs w:val="24"/>
                            <w:lang w:eastAsia="en-US"/>
                          </w:rPr>
                        </m:ctrlPr>
                      </m:sub>
                    </m:sSub>
                    <m:r>
                      <m:rPr>
                        <m:sty m:val="p"/>
                      </m:rPr>
                      <w:rPr>
                        <w:rFonts w:ascii="Cambria Math" w:hAnsi="Cambria Math"/>
                        <w:kern w:val="0"/>
                        <w:sz w:val="24"/>
                        <w:szCs w:val="24"/>
                        <w:lang w:eastAsia="en-US"/>
                      </w:rPr>
                      <m:t>−</m:t>
                    </m:r>
                    <m:nary>
                      <m:naryPr>
                        <m:chr m:val="∑"/>
                        <m:limLoc m:val="undOvr"/>
                        <m:ctrlPr>
                          <w:rPr>
                            <w:rFonts w:ascii="Cambria Math" w:hAnsi="Cambria Math"/>
                            <w:kern w:val="0"/>
                            <w:sz w:val="24"/>
                            <w:szCs w:val="24"/>
                            <w:lang w:eastAsia="en-US"/>
                          </w:rPr>
                        </m:ctrlPr>
                      </m:naryPr>
                      <m:sub>
                        <m:r>
                          <m:rPr/>
                          <w:rPr>
                            <w:rFonts w:ascii="Cambria Math" w:hAnsi="Cambria Math"/>
                            <w:kern w:val="0"/>
                            <w:sz w:val="24"/>
                            <w:szCs w:val="24"/>
                            <w:lang w:eastAsia="en-US"/>
                          </w:rPr>
                          <m:t>j</m:t>
                        </m:r>
                        <m:r>
                          <m:rPr>
                            <m:sty m:val="p"/>
                          </m:rPr>
                          <w:rPr>
                            <w:rFonts w:ascii="Cambria Math" w:hAnsi="Cambria Math"/>
                            <w:kern w:val="0"/>
                            <w:sz w:val="24"/>
                            <w:szCs w:val="24"/>
                            <w:lang w:eastAsia="en-US"/>
                          </w:rPr>
                          <m:t>=</m:t>
                        </m:r>
                        <m:r>
                          <m:rPr/>
                          <w:rPr>
                            <w:rFonts w:ascii="Cambria Math" w:hAnsi="Cambria Math"/>
                            <w:kern w:val="0"/>
                            <w:sz w:val="24"/>
                            <w:szCs w:val="24"/>
                            <w:lang w:eastAsia="en-US"/>
                          </w:rPr>
                          <m:t>1</m:t>
                        </m:r>
                        <m:ctrlPr>
                          <w:rPr>
                            <w:rFonts w:ascii="Cambria Math" w:hAnsi="Cambria Math"/>
                            <w:kern w:val="0"/>
                            <w:sz w:val="24"/>
                            <w:szCs w:val="24"/>
                            <w:lang w:eastAsia="en-US"/>
                          </w:rPr>
                        </m:ctrlPr>
                      </m:sub>
                      <m:sup>
                        <m:r>
                          <m:rPr/>
                          <w:rPr>
                            <w:rFonts w:ascii="Cambria Math" w:hAnsi="Cambria Math"/>
                            <w:kern w:val="0"/>
                            <w:sz w:val="24"/>
                            <w:szCs w:val="24"/>
                            <w:lang w:eastAsia="en-US"/>
                          </w:rPr>
                          <m:t>4</m:t>
                        </m:r>
                        <m:ctrlPr>
                          <w:rPr>
                            <w:rFonts w:ascii="Cambria Math" w:hAnsi="Cambria Math"/>
                            <w:kern w:val="0"/>
                            <w:sz w:val="24"/>
                            <w:szCs w:val="24"/>
                            <w:lang w:eastAsia="en-US"/>
                          </w:rPr>
                        </m:ctrlPr>
                      </m:sup>
                      <m:e>
                        <m:sSub>
                          <m:sSubPr>
                            <m:ctrlPr>
                              <w:rPr>
                                <w:rFonts w:ascii="Cambria Math" w:hAnsi="Cambria Math"/>
                                <w:kern w:val="0"/>
                                <w:sz w:val="24"/>
                                <w:szCs w:val="24"/>
                                <w:lang w:eastAsia="en-US"/>
                              </w:rPr>
                            </m:ctrlPr>
                          </m:sSubPr>
                          <m:e>
                            <m:r>
                              <m:rPr/>
                              <w:rPr>
                                <w:rFonts w:ascii="Cambria Math" w:hAnsi="Cambria Math"/>
                                <w:kern w:val="0"/>
                                <w:sz w:val="24"/>
                                <w:szCs w:val="24"/>
                                <w:lang w:eastAsia="en-US"/>
                              </w:rPr>
                              <m:t>w</m:t>
                            </m:r>
                            <m:ctrlPr>
                              <w:rPr>
                                <w:rFonts w:ascii="Cambria Math" w:hAnsi="Cambria Math"/>
                                <w:kern w:val="0"/>
                                <w:sz w:val="24"/>
                                <w:szCs w:val="24"/>
                                <w:lang w:eastAsia="en-US"/>
                              </w:rPr>
                            </m:ctrlPr>
                          </m:e>
                          <m:sub>
                            <m:r>
                              <m:rPr/>
                              <w:rPr>
                                <w:rFonts w:ascii="Cambria Math" w:hAnsi="Cambria Math"/>
                                <w:kern w:val="0"/>
                                <w:sz w:val="24"/>
                                <w:szCs w:val="24"/>
                                <w:lang w:eastAsia="en-US"/>
                              </w:rPr>
                              <m:t>j</m:t>
                            </m:r>
                            <m:ctrlPr>
                              <w:rPr>
                                <w:rFonts w:ascii="Cambria Math" w:hAnsi="Cambria Math"/>
                                <w:kern w:val="0"/>
                                <w:sz w:val="24"/>
                                <w:szCs w:val="24"/>
                                <w:lang w:eastAsia="en-US"/>
                              </w:rPr>
                            </m:ctrlPr>
                          </m:sub>
                        </m:sSub>
                        <m:ctrlPr>
                          <w:rPr>
                            <w:rFonts w:ascii="Cambria Math" w:hAnsi="Cambria Math"/>
                            <w:kern w:val="0"/>
                            <w:sz w:val="24"/>
                            <w:szCs w:val="24"/>
                            <w:lang w:eastAsia="en-US"/>
                          </w:rPr>
                        </m:ctrlPr>
                      </m:e>
                    </m:nary>
                    <m:r>
                      <m:rPr>
                        <m:sty m:val="p"/>
                      </m:rPr>
                      <w:rPr>
                        <w:rFonts w:ascii="Cambria Math" w:hAnsi="Cambria Math"/>
                        <w:kern w:val="0"/>
                        <w:sz w:val="24"/>
                        <w:szCs w:val="24"/>
                        <w:lang w:eastAsia="en-US"/>
                      </w:rPr>
                      <m:t>×</m:t>
                    </m:r>
                    <m:sSub>
                      <m:sSubPr>
                        <m:ctrlPr>
                          <w:rPr>
                            <w:rFonts w:ascii="Cambria Math" w:hAnsi="Cambria Math"/>
                            <w:kern w:val="0"/>
                            <w:sz w:val="24"/>
                            <w:szCs w:val="24"/>
                            <w:lang w:eastAsia="en-US"/>
                          </w:rPr>
                        </m:ctrlPr>
                      </m:sSubPr>
                      <m:e>
                        <m:r>
                          <m:rPr/>
                          <w:rPr>
                            <w:rFonts w:ascii="Cambria Math" w:hAnsi="Cambria Math"/>
                            <w:kern w:val="0"/>
                            <w:sz w:val="24"/>
                            <w:szCs w:val="24"/>
                            <w:lang w:eastAsia="en-US"/>
                          </w:rPr>
                          <m:t>x</m:t>
                        </m:r>
                        <m:ctrlPr>
                          <w:rPr>
                            <w:rFonts w:ascii="Cambria Math" w:hAnsi="Cambria Math"/>
                            <w:kern w:val="0"/>
                            <w:sz w:val="24"/>
                            <w:szCs w:val="24"/>
                            <w:lang w:eastAsia="en-US"/>
                          </w:rPr>
                        </m:ctrlPr>
                      </m:e>
                      <m:sub>
                        <m:r>
                          <m:rPr/>
                          <w:rPr>
                            <w:rFonts w:ascii="Cambria Math" w:hAnsi="Cambria Math"/>
                            <w:kern w:val="0"/>
                            <w:sz w:val="24"/>
                            <w:szCs w:val="24"/>
                            <w:lang w:eastAsia="en-US"/>
                          </w:rPr>
                          <m:t>ij</m:t>
                        </m:r>
                        <m:ctrlPr>
                          <w:rPr>
                            <w:rFonts w:ascii="Cambria Math" w:hAnsi="Cambria Math"/>
                            <w:kern w:val="0"/>
                            <w:sz w:val="24"/>
                            <w:szCs w:val="24"/>
                            <w:lang w:eastAsia="en-US"/>
                          </w:rPr>
                        </m:ctrlPr>
                      </m:sub>
                    </m:sSub>
                    <m:ctrlPr>
                      <w:rPr>
                        <w:rFonts w:ascii="Cambria Math" w:hAnsi="Cambria Math"/>
                        <w:kern w:val="0"/>
                        <w:sz w:val="24"/>
                        <w:szCs w:val="24"/>
                        <w:lang w:eastAsia="en-US"/>
                      </w:rPr>
                    </m:ctrlPr>
                  </m:e>
                </m:d>
                <m:ctrlPr>
                  <w:rPr>
                    <w:rFonts w:ascii="Cambria Math" w:hAnsi="Cambria Math"/>
                    <w:kern w:val="0"/>
                    <w:sz w:val="24"/>
                    <w:szCs w:val="24"/>
                    <w:lang w:eastAsia="en-US"/>
                  </w:rPr>
                </m:ctrlPr>
              </m:e>
              <m:sup>
                <m:r>
                  <m:rPr/>
                  <w:rPr>
                    <w:rFonts w:ascii="Cambria Math" w:hAnsi="Cambria Math"/>
                    <w:kern w:val="0"/>
                    <w:sz w:val="24"/>
                    <w:szCs w:val="24"/>
                    <w:lang w:eastAsia="en-US"/>
                  </w:rPr>
                  <m:t>2</m:t>
                </m:r>
                <m:ctrlPr>
                  <w:rPr>
                    <w:rFonts w:ascii="Cambria Math" w:hAnsi="Cambria Math"/>
                    <w:kern w:val="0"/>
                    <w:sz w:val="24"/>
                    <w:szCs w:val="24"/>
                    <w:lang w:eastAsia="en-US"/>
                  </w:rPr>
                </m:ctrlPr>
              </m:sup>
            </m:sSup>
            <m:ctrlPr>
              <w:rPr>
                <w:rFonts w:ascii="Cambria Math" w:hAnsi="Cambria Math"/>
                <w:kern w:val="0"/>
                <w:sz w:val="24"/>
                <w:szCs w:val="24"/>
                <w:lang w:eastAsia="en-US"/>
              </w:rPr>
            </m:ctrlPr>
          </m:e>
        </m:nary>
        <m:r>
          <m:rPr>
            <m:sty m:val="p"/>
          </m:rPr>
          <w:rPr>
            <w:rFonts w:ascii="Cambria Math" w:hAnsi="Cambria Math"/>
            <w:kern w:val="0"/>
            <w:sz w:val="24"/>
            <w:szCs w:val="24"/>
            <w:lang w:eastAsia="en-US"/>
          </w:rPr>
          <m:t>+</m:t>
        </m:r>
        <m:r>
          <m:rPr/>
          <w:rPr>
            <w:rFonts w:ascii="Cambria Math" w:hAnsi="Cambria Math"/>
            <w:kern w:val="0"/>
            <w:sz w:val="24"/>
            <w:szCs w:val="24"/>
            <w:lang w:eastAsia="en-US"/>
          </w:rPr>
          <m:t>λ</m:t>
        </m:r>
        <m:nary>
          <m:naryPr>
            <m:chr m:val="∑"/>
            <m:limLoc m:val="undOvr"/>
            <m:ctrlPr>
              <w:rPr>
                <w:rFonts w:ascii="Cambria Math" w:hAnsi="Cambria Math"/>
                <w:kern w:val="0"/>
                <w:sz w:val="24"/>
                <w:szCs w:val="24"/>
                <w:lang w:eastAsia="en-US"/>
              </w:rPr>
            </m:ctrlPr>
          </m:naryPr>
          <m:sub>
            <m:r>
              <m:rPr/>
              <w:rPr>
                <w:rFonts w:ascii="Cambria Math" w:hAnsi="Cambria Math"/>
                <w:kern w:val="0"/>
                <w:sz w:val="24"/>
                <w:szCs w:val="24"/>
                <w:lang w:eastAsia="en-US"/>
              </w:rPr>
              <m:t>j</m:t>
            </m:r>
            <m:r>
              <m:rPr>
                <m:sty m:val="p"/>
              </m:rPr>
              <w:rPr>
                <w:rFonts w:ascii="Cambria Math" w:hAnsi="Cambria Math"/>
                <w:kern w:val="0"/>
                <w:sz w:val="24"/>
                <w:szCs w:val="24"/>
                <w:lang w:eastAsia="en-US"/>
              </w:rPr>
              <m:t>=</m:t>
            </m:r>
            <m:r>
              <m:rPr/>
              <w:rPr>
                <w:rFonts w:ascii="Cambria Math" w:hAnsi="Cambria Math"/>
                <w:kern w:val="0"/>
                <w:sz w:val="24"/>
                <w:szCs w:val="24"/>
                <w:lang w:eastAsia="en-US"/>
              </w:rPr>
              <m:t>1</m:t>
            </m:r>
            <m:ctrlPr>
              <w:rPr>
                <w:rFonts w:ascii="Cambria Math" w:hAnsi="Cambria Math"/>
                <w:kern w:val="0"/>
                <w:sz w:val="24"/>
                <w:szCs w:val="24"/>
                <w:lang w:eastAsia="en-US"/>
              </w:rPr>
            </m:ctrlPr>
          </m:sub>
          <m:sup>
            <m:r>
              <m:rPr/>
              <w:rPr>
                <w:rFonts w:ascii="Cambria Math" w:hAnsi="Cambria Math"/>
                <w:kern w:val="0"/>
                <w:sz w:val="24"/>
                <w:szCs w:val="24"/>
                <w:lang w:eastAsia="en-US"/>
              </w:rPr>
              <m:t>4</m:t>
            </m:r>
            <m:ctrlPr>
              <w:rPr>
                <w:rFonts w:ascii="Cambria Math" w:hAnsi="Cambria Math"/>
                <w:kern w:val="0"/>
                <w:sz w:val="24"/>
                <w:szCs w:val="24"/>
                <w:lang w:eastAsia="en-US"/>
              </w:rPr>
            </m:ctrlPr>
          </m:sup>
          <m:e>
            <m:sSubSup>
              <m:sSubSupPr>
                <m:ctrlPr>
                  <w:rPr>
                    <w:rFonts w:ascii="Cambria Math" w:hAnsi="Cambria Math"/>
                    <w:kern w:val="0"/>
                    <w:sz w:val="24"/>
                    <w:szCs w:val="24"/>
                    <w:lang w:eastAsia="en-US"/>
                  </w:rPr>
                </m:ctrlPr>
              </m:sSubSupPr>
              <m:e>
                <m:r>
                  <m:rPr/>
                  <w:rPr>
                    <w:rFonts w:ascii="Cambria Math" w:hAnsi="Cambria Math"/>
                    <w:kern w:val="0"/>
                    <w:sz w:val="24"/>
                    <w:szCs w:val="24"/>
                    <w:lang w:eastAsia="en-US"/>
                  </w:rPr>
                  <m:t>w</m:t>
                </m:r>
                <m:ctrlPr>
                  <w:rPr>
                    <w:rFonts w:ascii="Cambria Math" w:hAnsi="Cambria Math"/>
                    <w:kern w:val="0"/>
                    <w:sz w:val="24"/>
                    <w:szCs w:val="24"/>
                    <w:lang w:eastAsia="en-US"/>
                  </w:rPr>
                </m:ctrlPr>
              </m:e>
              <m:sub>
                <m:r>
                  <m:rPr/>
                  <w:rPr>
                    <w:rFonts w:ascii="Cambria Math" w:hAnsi="Cambria Math"/>
                    <w:kern w:val="0"/>
                    <w:sz w:val="24"/>
                    <w:szCs w:val="24"/>
                    <w:lang w:eastAsia="en-US"/>
                  </w:rPr>
                  <m:t>j</m:t>
                </m:r>
                <m:ctrlPr>
                  <w:rPr>
                    <w:rFonts w:ascii="Cambria Math" w:hAnsi="Cambria Math"/>
                    <w:kern w:val="0"/>
                    <w:sz w:val="24"/>
                    <w:szCs w:val="24"/>
                    <w:lang w:eastAsia="en-US"/>
                  </w:rPr>
                </m:ctrlPr>
              </m:sub>
              <m:sup>
                <m:r>
                  <m:rPr/>
                  <w:rPr>
                    <w:rFonts w:ascii="Cambria Math" w:hAnsi="Cambria Math"/>
                    <w:kern w:val="0"/>
                    <w:sz w:val="24"/>
                    <w:szCs w:val="24"/>
                    <w:lang w:eastAsia="en-US"/>
                  </w:rPr>
                  <m:t>2</m:t>
                </m:r>
                <m:ctrlPr>
                  <w:rPr>
                    <w:rFonts w:ascii="Cambria Math" w:hAnsi="Cambria Math"/>
                    <w:kern w:val="0"/>
                    <w:sz w:val="24"/>
                    <w:szCs w:val="24"/>
                    <w:lang w:eastAsia="en-US"/>
                  </w:rPr>
                </m:ctrlPr>
              </m:sup>
            </m:sSubSup>
            <m:ctrlPr>
              <w:rPr>
                <w:rFonts w:ascii="Cambria Math" w:hAnsi="Cambria Math"/>
                <w:kern w:val="0"/>
                <w:sz w:val="24"/>
                <w:szCs w:val="24"/>
                <w:lang w:eastAsia="en-US"/>
              </w:rPr>
            </m:ctrlPr>
          </m:e>
        </m:nary>
      </m:oMath>
      <w:ins w:id="30" w:author="Administrator" w:date="2025-08-22T16:11:00Z">
        <w:r>
          <w:rPr>
            <w:rFonts w:hint="eastAsia"/>
            <w:sz w:val="28"/>
            <w:szCs w:val="28"/>
          </w:rPr>
          <w:t>；</w:t>
        </w:r>
      </w:ins>
    </w:p>
    <w:p w14:paraId="3C508CC1">
      <w:pPr>
        <w:ind w:firstLine="560" w:firstLineChars="200"/>
        <w:textAlignment w:val="center"/>
        <w:rPr>
          <w:rFonts w:hint="eastAsia"/>
          <w:sz w:val="28"/>
          <w:szCs w:val="28"/>
        </w:rPr>
      </w:pPr>
      <w:r>
        <w:rPr>
          <w:sz w:val="28"/>
          <w:szCs w:val="28"/>
        </w:rPr>
        <w:t>其中</w:t>
      </w:r>
      <m:oMath>
        <m:r>
          <m:rPr/>
          <w:rPr>
            <w:rFonts w:ascii="Cambria Math" w:hAnsi="Cambria Math"/>
            <w:kern w:val="0"/>
            <w:sz w:val="24"/>
            <w:szCs w:val="24"/>
          </w:rPr>
          <m:t>λ</m:t>
        </m:r>
        <m:r>
          <m:rPr>
            <m:sty m:val="p"/>
          </m:rPr>
          <w:rPr>
            <w:rFonts w:ascii="Cambria Math" w:hAnsi="Cambria Math"/>
            <w:kern w:val="0"/>
            <w:sz w:val="24"/>
            <w:szCs w:val="24"/>
          </w:rPr>
          <m:t>=</m:t>
        </m:r>
        <m:r>
          <m:rPr/>
          <w:rPr>
            <w:rFonts w:ascii="Cambria Math" w:hAnsi="Cambria Math"/>
            <w:kern w:val="0"/>
            <w:sz w:val="24"/>
            <w:szCs w:val="24"/>
          </w:rPr>
          <m:t>0.01</m:t>
        </m:r>
      </m:oMath>
      <w:r>
        <w:rPr>
          <w:sz w:val="28"/>
          <w:szCs w:val="28"/>
        </w:rPr>
        <w:t>为正则化参数，最终确定</w:t>
      </w:r>
      <m:oMath>
        <m:sSub>
          <m:sSubPr>
            <m:ctrlPr>
              <w:rPr>
                <w:rFonts w:ascii="Cambria Math" w:hAnsi="Cambria Math"/>
                <w:kern w:val="0"/>
                <w:sz w:val="24"/>
                <w:szCs w:val="24"/>
                <w:lang w:eastAsia="en-US"/>
              </w:rPr>
            </m:ctrlPr>
          </m:sSubPr>
          <m:e>
            <m:r>
              <m:rPr/>
              <w:rPr>
                <w:rFonts w:ascii="Cambria Math" w:hAnsi="Cambria Math"/>
                <w:kern w:val="0"/>
                <w:sz w:val="24"/>
                <w:szCs w:val="24"/>
              </w:rPr>
              <m:t>w</m:t>
            </m:r>
            <m:ctrlPr>
              <w:rPr>
                <w:rFonts w:ascii="Cambria Math" w:hAnsi="Cambria Math"/>
                <w:kern w:val="0"/>
                <w:sz w:val="24"/>
                <w:szCs w:val="24"/>
                <w:lang w:eastAsia="en-US"/>
              </w:rPr>
            </m:ctrlPr>
          </m:e>
          <m:sub>
            <m:r>
              <m:rPr/>
              <w:rPr>
                <w:rFonts w:ascii="Cambria Math" w:hAnsi="Cambria Math"/>
                <w:kern w:val="0"/>
                <w:sz w:val="24"/>
                <w:szCs w:val="24"/>
              </w:rPr>
              <m:t>1</m:t>
            </m:r>
            <m:ctrlPr>
              <w:rPr>
                <w:rFonts w:ascii="Cambria Math" w:hAnsi="Cambria Math"/>
                <w:kern w:val="0"/>
                <w:sz w:val="24"/>
                <w:szCs w:val="24"/>
                <w:lang w:eastAsia="en-US"/>
              </w:rPr>
            </m:ctrlPr>
          </m:sub>
        </m:sSub>
        <m:r>
          <m:rPr>
            <m:sty m:val="p"/>
          </m:rPr>
          <w:rPr>
            <w:rFonts w:ascii="Cambria Math" w:hAnsi="Cambria Math"/>
            <w:kern w:val="0"/>
            <w:sz w:val="24"/>
            <w:szCs w:val="24"/>
          </w:rPr>
          <m:t>=</m:t>
        </m:r>
        <m:r>
          <m:rPr/>
          <w:rPr>
            <w:rFonts w:ascii="Cambria Math" w:hAnsi="Cambria Math"/>
            <w:kern w:val="0"/>
            <w:sz w:val="24"/>
            <w:szCs w:val="24"/>
          </w:rPr>
          <m:t>0.25</m:t>
        </m:r>
        <m:r>
          <m:rPr>
            <m:sty m:val="p"/>
          </m:rPr>
          <w:rPr>
            <w:rFonts w:ascii="Cambria Math" w:hAnsi="Cambria Math"/>
            <w:kern w:val="0"/>
            <w:sz w:val="24"/>
            <w:szCs w:val="24"/>
          </w:rPr>
          <m:t>,</m:t>
        </m:r>
        <m:sSub>
          <m:sSubPr>
            <m:ctrlPr>
              <w:rPr>
                <w:rFonts w:ascii="Cambria Math" w:hAnsi="Cambria Math"/>
                <w:kern w:val="0"/>
                <w:sz w:val="24"/>
                <w:szCs w:val="24"/>
                <w:lang w:eastAsia="en-US"/>
              </w:rPr>
            </m:ctrlPr>
          </m:sSubPr>
          <m:e>
            <m:r>
              <m:rPr/>
              <w:rPr>
                <w:rFonts w:ascii="Cambria Math" w:hAnsi="Cambria Math"/>
                <w:kern w:val="0"/>
                <w:sz w:val="24"/>
                <w:szCs w:val="24"/>
              </w:rPr>
              <m:t>w</m:t>
            </m:r>
            <m:ctrlPr>
              <w:rPr>
                <w:rFonts w:ascii="Cambria Math" w:hAnsi="Cambria Math"/>
                <w:kern w:val="0"/>
                <w:sz w:val="24"/>
                <w:szCs w:val="24"/>
                <w:lang w:eastAsia="en-US"/>
              </w:rPr>
            </m:ctrlPr>
          </m:e>
          <m:sub>
            <m:r>
              <m:rPr/>
              <w:rPr>
                <w:rFonts w:ascii="Cambria Math" w:hAnsi="Cambria Math"/>
                <w:kern w:val="0"/>
                <w:sz w:val="24"/>
                <w:szCs w:val="24"/>
              </w:rPr>
              <m:t>2</m:t>
            </m:r>
            <m:ctrlPr>
              <w:rPr>
                <w:rFonts w:ascii="Cambria Math" w:hAnsi="Cambria Math"/>
                <w:kern w:val="0"/>
                <w:sz w:val="24"/>
                <w:szCs w:val="24"/>
                <w:lang w:eastAsia="en-US"/>
              </w:rPr>
            </m:ctrlPr>
          </m:sub>
        </m:sSub>
        <m:r>
          <m:rPr>
            <m:sty m:val="p"/>
          </m:rPr>
          <w:rPr>
            <w:rFonts w:ascii="Cambria Math" w:hAnsi="Cambria Math"/>
            <w:kern w:val="0"/>
            <w:sz w:val="24"/>
            <w:szCs w:val="24"/>
          </w:rPr>
          <m:t>=</m:t>
        </m:r>
        <m:r>
          <m:rPr/>
          <w:rPr>
            <w:rFonts w:ascii="Cambria Math" w:hAnsi="Cambria Math"/>
            <w:kern w:val="0"/>
            <w:sz w:val="24"/>
            <w:szCs w:val="24"/>
          </w:rPr>
          <m:t>0.3</m:t>
        </m:r>
        <m:r>
          <m:rPr>
            <m:sty m:val="p"/>
          </m:rPr>
          <w:rPr>
            <w:rFonts w:ascii="Cambria Math" w:hAnsi="Cambria Math"/>
            <w:kern w:val="0"/>
            <w:sz w:val="24"/>
            <w:szCs w:val="24"/>
          </w:rPr>
          <m:t>,</m:t>
        </m:r>
        <m:sSub>
          <m:sSubPr>
            <m:ctrlPr>
              <w:rPr>
                <w:rFonts w:ascii="Cambria Math" w:hAnsi="Cambria Math"/>
                <w:kern w:val="0"/>
                <w:sz w:val="24"/>
                <w:szCs w:val="24"/>
                <w:lang w:eastAsia="en-US"/>
              </w:rPr>
            </m:ctrlPr>
          </m:sSubPr>
          <m:e>
            <m:r>
              <m:rPr/>
              <w:rPr>
                <w:rFonts w:ascii="Cambria Math" w:hAnsi="Cambria Math"/>
                <w:kern w:val="0"/>
                <w:sz w:val="24"/>
                <w:szCs w:val="24"/>
              </w:rPr>
              <m:t>w</m:t>
            </m:r>
            <m:ctrlPr>
              <w:rPr>
                <w:rFonts w:ascii="Cambria Math" w:hAnsi="Cambria Math"/>
                <w:kern w:val="0"/>
                <w:sz w:val="24"/>
                <w:szCs w:val="24"/>
                <w:lang w:eastAsia="en-US"/>
              </w:rPr>
            </m:ctrlPr>
          </m:e>
          <m:sub>
            <m:r>
              <m:rPr/>
              <w:rPr>
                <w:rFonts w:ascii="Cambria Math" w:hAnsi="Cambria Math"/>
                <w:kern w:val="0"/>
                <w:sz w:val="24"/>
                <w:szCs w:val="24"/>
              </w:rPr>
              <m:t>3</m:t>
            </m:r>
            <m:ctrlPr>
              <w:rPr>
                <w:rFonts w:ascii="Cambria Math" w:hAnsi="Cambria Math"/>
                <w:kern w:val="0"/>
                <w:sz w:val="24"/>
                <w:szCs w:val="24"/>
                <w:lang w:eastAsia="en-US"/>
              </w:rPr>
            </m:ctrlPr>
          </m:sub>
        </m:sSub>
        <m:r>
          <m:rPr>
            <m:sty m:val="p"/>
          </m:rPr>
          <w:rPr>
            <w:rFonts w:ascii="Cambria Math" w:hAnsi="Cambria Math"/>
            <w:kern w:val="0"/>
            <w:sz w:val="24"/>
            <w:szCs w:val="24"/>
          </w:rPr>
          <m:t>=</m:t>
        </m:r>
        <m:r>
          <m:rPr/>
          <w:rPr>
            <w:rFonts w:ascii="Cambria Math" w:hAnsi="Cambria Math"/>
            <w:kern w:val="0"/>
            <w:sz w:val="24"/>
            <w:szCs w:val="24"/>
          </w:rPr>
          <m:t>0.2</m:t>
        </m:r>
        <m:r>
          <m:rPr>
            <m:sty m:val="p"/>
          </m:rPr>
          <w:rPr>
            <w:rFonts w:ascii="Cambria Math" w:hAnsi="Cambria Math"/>
            <w:kern w:val="0"/>
            <w:sz w:val="24"/>
            <w:szCs w:val="24"/>
          </w:rPr>
          <m:t>,</m:t>
        </m:r>
        <m:sSub>
          <m:sSubPr>
            <m:ctrlPr>
              <w:rPr>
                <w:rFonts w:ascii="Cambria Math" w:hAnsi="Cambria Math"/>
                <w:kern w:val="0"/>
                <w:sz w:val="24"/>
                <w:szCs w:val="24"/>
                <w:lang w:eastAsia="en-US"/>
              </w:rPr>
            </m:ctrlPr>
          </m:sSubPr>
          <m:e>
            <m:r>
              <m:rPr/>
              <w:rPr>
                <w:rFonts w:ascii="Cambria Math" w:hAnsi="Cambria Math"/>
                <w:kern w:val="0"/>
                <w:sz w:val="24"/>
                <w:szCs w:val="24"/>
              </w:rPr>
              <m:t>w</m:t>
            </m:r>
            <m:ctrlPr>
              <w:rPr>
                <w:rFonts w:ascii="Cambria Math" w:hAnsi="Cambria Math"/>
                <w:kern w:val="0"/>
                <w:sz w:val="24"/>
                <w:szCs w:val="24"/>
                <w:lang w:eastAsia="en-US"/>
              </w:rPr>
            </m:ctrlPr>
          </m:e>
          <m:sub>
            <m:r>
              <m:rPr/>
              <w:rPr>
                <w:rFonts w:ascii="Cambria Math" w:hAnsi="Cambria Math"/>
                <w:kern w:val="0"/>
                <w:sz w:val="24"/>
                <w:szCs w:val="24"/>
              </w:rPr>
              <m:t>4</m:t>
            </m:r>
            <m:ctrlPr>
              <w:rPr>
                <w:rFonts w:ascii="Cambria Math" w:hAnsi="Cambria Math"/>
                <w:kern w:val="0"/>
                <w:sz w:val="24"/>
                <w:szCs w:val="24"/>
                <w:lang w:eastAsia="en-US"/>
              </w:rPr>
            </m:ctrlPr>
          </m:sub>
        </m:sSub>
        <m:r>
          <m:rPr>
            <m:sty m:val="p"/>
          </m:rPr>
          <w:rPr>
            <w:rFonts w:ascii="Cambria Math" w:hAnsi="Cambria Math"/>
            <w:kern w:val="0"/>
            <w:sz w:val="24"/>
            <w:szCs w:val="24"/>
          </w:rPr>
          <m:t>=</m:t>
        </m:r>
        <m:r>
          <m:rPr/>
          <w:rPr>
            <w:rFonts w:ascii="Cambria Math" w:hAnsi="Cambria Math"/>
            <w:kern w:val="0"/>
            <w:sz w:val="24"/>
            <w:szCs w:val="24"/>
          </w:rPr>
          <m:t>0.25</m:t>
        </m:r>
      </m:oMath>
      <w:ins w:id="31" w:author="Administrator" w:date="2025-08-22T16:12:00Z">
        <w:r>
          <w:rPr>
            <w:rFonts w:hint="eastAsia"/>
            <w:sz w:val="28"/>
            <w:szCs w:val="28"/>
          </w:rPr>
          <w:t>。</w:t>
        </w:r>
      </w:ins>
    </w:p>
    <w:p w14:paraId="7934AC11">
      <w:pPr>
        <w:spacing w:before="60"/>
        <w:ind w:firstLine="560" w:firstLineChars="200"/>
        <w:rPr>
          <w:sz w:val="28"/>
          <w:szCs w:val="28"/>
        </w:rPr>
      </w:pPr>
      <w:r>
        <w:rPr>
          <w:rFonts w:hint="eastAsia"/>
          <w:sz w:val="28"/>
          <w:szCs w:val="28"/>
        </w:rPr>
        <w:t>进一步的，改进的</w:t>
      </w:r>
      <w:r>
        <w:rPr>
          <w:sz w:val="28"/>
          <w:szCs w:val="28"/>
        </w:rPr>
        <w:t>K</w:t>
      </w:r>
      <w:r>
        <w:rPr>
          <w:rFonts w:hint="eastAsia"/>
          <w:sz w:val="28"/>
          <w:szCs w:val="28"/>
        </w:rPr>
        <w:t>近邻算法包括：</w:t>
      </w:r>
    </w:p>
    <w:p w14:paraId="74B9EDDA">
      <w:pPr>
        <w:spacing w:before="60"/>
        <w:ind w:firstLine="560" w:firstLineChars="200"/>
        <w:rPr>
          <w:sz w:val="28"/>
          <w:szCs w:val="28"/>
        </w:rPr>
      </w:pPr>
      <w:r>
        <w:rPr>
          <w:rFonts w:hint="eastAsia"/>
          <w:sz w:val="28"/>
          <w:szCs w:val="28"/>
        </w:rPr>
        <w:t>距离计算采用特征信息增益比加权的欧几里得距离；</w:t>
      </w:r>
    </w:p>
    <w:p w14:paraId="1BE6B0C5">
      <w:pPr>
        <w:spacing w:before="60"/>
        <w:ind w:firstLine="560" w:firstLineChars="200"/>
        <w:rPr>
          <w:sz w:val="28"/>
          <w:szCs w:val="28"/>
        </w:rPr>
      </w:pPr>
      <w:r>
        <w:rPr>
          <w:rFonts w:hint="eastAsia"/>
          <w:sz w:val="28"/>
          <w:szCs w:val="28"/>
        </w:rPr>
        <w:t>近邻搜索通过</w:t>
      </w:r>
      <w:r>
        <w:rPr>
          <w:sz w:val="28"/>
          <w:szCs w:val="28"/>
        </w:rPr>
        <w:t>KD</w:t>
      </w:r>
      <w:r>
        <w:rPr>
          <w:rFonts w:hint="eastAsia"/>
          <w:sz w:val="28"/>
          <w:szCs w:val="28"/>
        </w:rPr>
        <w:t>树索引和局部敏感哈希技术实现近似最近邻搜索；</w:t>
      </w:r>
    </w:p>
    <w:p w14:paraId="7C1830AE">
      <w:pPr>
        <w:spacing w:before="60"/>
        <w:ind w:firstLine="560" w:firstLineChars="200"/>
        <w:rPr>
          <w:sz w:val="28"/>
          <w:szCs w:val="28"/>
        </w:rPr>
      </w:pPr>
      <w:r>
        <w:rPr>
          <w:rFonts w:hint="eastAsia"/>
          <w:sz w:val="28"/>
          <w:szCs w:val="28"/>
        </w:rPr>
        <w:t>分层采样根据价格区间样本密度设定采样比例；</w:t>
      </w:r>
    </w:p>
    <w:p w14:paraId="47108F7A">
      <w:pPr>
        <w:spacing w:before="60"/>
        <w:ind w:firstLine="560" w:firstLineChars="200"/>
        <w:rPr>
          <w:sz w:val="28"/>
          <w:szCs w:val="28"/>
        </w:rPr>
      </w:pPr>
      <w:r>
        <w:rPr>
          <w:rFonts w:hint="eastAsia"/>
          <w:sz w:val="28"/>
          <w:szCs w:val="28"/>
        </w:rPr>
        <w:t>自适应选择最小化平均绝对百分比误差的</w:t>
      </w:r>
      <w:r>
        <w:rPr>
          <w:sz w:val="28"/>
          <w:szCs w:val="28"/>
        </w:rPr>
        <w:t>k</w:t>
      </w:r>
      <w:r>
        <w:rPr>
          <w:rFonts w:hint="eastAsia"/>
          <w:sz w:val="28"/>
          <w:szCs w:val="28"/>
        </w:rPr>
        <w:t>值；自适应选择最小化平均绝对百分比误差的</w:t>
      </w:r>
      <w:r>
        <w:rPr>
          <w:sz w:val="28"/>
          <w:szCs w:val="28"/>
        </w:rPr>
        <w:t>k</w:t>
      </w:r>
      <w:r>
        <w:rPr>
          <w:rFonts w:hint="eastAsia"/>
          <w:sz w:val="28"/>
          <w:szCs w:val="28"/>
        </w:rPr>
        <w:t>值包括：</w:t>
      </w:r>
    </w:p>
    <w:p w14:paraId="615D165B">
      <w:pPr>
        <w:spacing w:before="60"/>
        <w:ind w:firstLine="560" w:firstLineChars="200"/>
        <w:rPr>
          <w:sz w:val="28"/>
          <w:szCs w:val="28"/>
        </w:rPr>
      </w:pPr>
      <w:r>
        <w:rPr>
          <w:rFonts w:hint="eastAsia"/>
          <w:sz w:val="28"/>
          <w:szCs w:val="28"/>
        </w:rPr>
        <w:t>以局部邻域样本数量平方根的整数部分乘以密度因子为基准值；所述密度因子根据车辆稀有程度动态调整；通过留一法交叉验证确定最小化平均绝对百分比误差的</w:t>
      </w:r>
      <w:r>
        <w:rPr>
          <w:sz w:val="28"/>
          <w:szCs w:val="28"/>
        </w:rPr>
        <w:t>k</w:t>
      </w:r>
      <w:r>
        <w:rPr>
          <w:rFonts w:hint="eastAsia"/>
          <w:sz w:val="28"/>
          <w:szCs w:val="28"/>
        </w:rPr>
        <w:t>值。</w:t>
      </w:r>
    </w:p>
    <w:p w14:paraId="4B2F957F">
      <w:pPr>
        <w:ind w:firstLine="560" w:firstLineChars="200"/>
        <w:textAlignment w:val="center"/>
        <w:rPr>
          <w:sz w:val="28"/>
          <w:szCs w:val="28"/>
        </w:rPr>
      </w:pPr>
      <w:r>
        <w:rPr>
          <w:rFonts w:hint="eastAsia"/>
          <w:sz w:val="28"/>
          <w:szCs w:val="28"/>
        </w:rPr>
        <w:t>具体的，</w:t>
      </w:r>
      <w:r>
        <w:rPr>
          <w:sz w:val="28"/>
          <w:szCs w:val="28"/>
        </w:rPr>
        <w:t>距离计算优化：</w:t>
      </w:r>
      <w:del w:id="32" w:author="Administrator" w:date="2025-08-22T16:12:00Z">
        <w:r>
          <w:rPr>
            <w:sz w:val="28"/>
            <w:szCs w:val="28"/>
          </w:rPr>
          <w:delText xml:space="preserve"> </w:delText>
        </w:r>
      </w:del>
      <w:r>
        <w:rPr>
          <w:sz w:val="28"/>
          <w:szCs w:val="28"/>
        </w:rPr>
        <w:t>采用加权欧几里得距离，不同特征赋予不同权重：</w:t>
      </w:r>
    </w:p>
    <w:p w14:paraId="7B870D50">
      <w:pPr>
        <w:ind w:firstLine="480" w:firstLineChars="200"/>
        <w:textAlignment w:val="center"/>
        <w:rPr>
          <w:rFonts w:hint="eastAsia"/>
          <w:sz w:val="28"/>
          <w:szCs w:val="28"/>
        </w:rPr>
      </w:pPr>
      <m:oMath>
        <m:r>
          <m:rPr/>
          <w:rPr>
            <w:rFonts w:ascii="Cambria Math" w:hAnsi="Cambria Math"/>
            <w:kern w:val="0"/>
            <w:sz w:val="24"/>
            <w:szCs w:val="24"/>
            <w:lang w:eastAsia="en-US"/>
          </w:rPr>
          <m:t>d</m:t>
        </m:r>
        <m:d>
          <m:dPr>
            <m:ctrlPr>
              <w:rPr>
                <w:rFonts w:ascii="Cambria Math" w:hAnsi="Cambria Math"/>
                <w:kern w:val="0"/>
                <w:sz w:val="24"/>
                <w:szCs w:val="24"/>
                <w:lang w:eastAsia="en-US"/>
              </w:rPr>
            </m:ctrlPr>
          </m:dPr>
          <m:e>
            <m:r>
              <m:rPr/>
              <w:rPr>
                <w:rFonts w:ascii="Cambria Math" w:hAnsi="Cambria Math"/>
                <w:kern w:val="0"/>
                <w:sz w:val="24"/>
                <w:szCs w:val="24"/>
                <w:lang w:eastAsia="en-US"/>
              </w:rPr>
              <m:t>x</m:t>
            </m:r>
            <m:r>
              <m:rPr>
                <m:sty m:val="p"/>
              </m:rPr>
              <w:rPr>
                <w:rFonts w:ascii="Cambria Math" w:hAnsi="Cambria Math"/>
                <w:kern w:val="0"/>
                <w:sz w:val="24"/>
                <w:szCs w:val="24"/>
                <w:lang w:eastAsia="en-US"/>
              </w:rPr>
              <m:t>,</m:t>
            </m:r>
            <m:r>
              <m:rPr/>
              <w:rPr>
                <w:rFonts w:ascii="Cambria Math" w:hAnsi="Cambria Math"/>
                <w:kern w:val="0"/>
                <w:sz w:val="24"/>
                <w:szCs w:val="24"/>
                <w:lang w:eastAsia="en-US"/>
              </w:rPr>
              <m:t>y</m:t>
            </m:r>
            <m:ctrlPr>
              <w:rPr>
                <w:rFonts w:ascii="Cambria Math" w:hAnsi="Cambria Math"/>
                <w:kern w:val="0"/>
                <w:sz w:val="24"/>
                <w:szCs w:val="24"/>
                <w:lang w:eastAsia="en-US"/>
              </w:rPr>
            </m:ctrlPr>
          </m:e>
        </m:d>
        <m:r>
          <m:rPr>
            <m:sty m:val="p"/>
          </m:rPr>
          <w:rPr>
            <w:rFonts w:ascii="Cambria Math" w:hAnsi="Cambria Math"/>
            <w:kern w:val="0"/>
            <w:sz w:val="24"/>
            <w:szCs w:val="24"/>
            <w:lang w:eastAsia="en-US"/>
          </w:rPr>
          <m:t>=</m:t>
        </m:r>
        <m:rad>
          <m:radPr>
            <m:degHide m:val="1"/>
            <m:ctrlPr>
              <w:rPr>
                <w:rFonts w:ascii="Cambria Math" w:hAnsi="Cambria Math"/>
                <w:kern w:val="0"/>
                <w:sz w:val="24"/>
                <w:szCs w:val="24"/>
                <w:lang w:eastAsia="en-US"/>
              </w:rPr>
            </m:ctrlPr>
          </m:radPr>
          <m:deg>
            <m:ctrlPr>
              <w:rPr>
                <w:rFonts w:ascii="Cambria Math" w:hAnsi="Cambria Math"/>
                <w:kern w:val="0"/>
                <w:sz w:val="24"/>
                <w:szCs w:val="24"/>
                <w:lang w:eastAsia="en-US"/>
              </w:rPr>
            </m:ctrlPr>
          </m:deg>
          <m:e>
            <m:nary>
              <m:naryPr>
                <m:chr m:val="∑"/>
                <m:limLoc m:val="undOvr"/>
                <m:ctrlPr>
                  <w:rPr>
                    <w:rFonts w:ascii="Cambria Math" w:hAnsi="Cambria Math"/>
                    <w:kern w:val="0"/>
                    <w:sz w:val="24"/>
                    <w:szCs w:val="24"/>
                    <w:lang w:eastAsia="en-US"/>
                  </w:rPr>
                </m:ctrlPr>
              </m:naryPr>
              <m:sub>
                <m:r>
                  <m:rPr/>
                  <w:rPr>
                    <w:rFonts w:ascii="Cambria Math" w:hAnsi="Cambria Math"/>
                    <w:kern w:val="0"/>
                    <w:sz w:val="24"/>
                    <w:szCs w:val="24"/>
                    <w:lang w:eastAsia="en-US"/>
                  </w:rPr>
                  <m:t>i</m:t>
                </m:r>
                <m:r>
                  <m:rPr>
                    <m:sty m:val="p"/>
                  </m:rPr>
                  <w:rPr>
                    <w:rFonts w:ascii="Cambria Math" w:hAnsi="Cambria Math"/>
                    <w:kern w:val="0"/>
                    <w:sz w:val="24"/>
                    <w:szCs w:val="24"/>
                    <w:lang w:eastAsia="en-US"/>
                  </w:rPr>
                  <m:t>=</m:t>
                </m:r>
                <m:r>
                  <m:rPr/>
                  <w:rPr>
                    <w:rFonts w:ascii="Cambria Math" w:hAnsi="Cambria Math"/>
                    <w:kern w:val="0"/>
                    <w:sz w:val="24"/>
                    <w:szCs w:val="24"/>
                    <w:lang w:eastAsia="en-US"/>
                  </w:rPr>
                  <m:t>1</m:t>
                </m:r>
                <m:ctrlPr>
                  <w:rPr>
                    <w:rFonts w:ascii="Cambria Math" w:hAnsi="Cambria Math"/>
                    <w:kern w:val="0"/>
                    <w:sz w:val="24"/>
                    <w:szCs w:val="24"/>
                    <w:lang w:eastAsia="en-US"/>
                  </w:rPr>
                </m:ctrlPr>
              </m:sub>
              <m:sup>
                <m:r>
                  <m:rPr/>
                  <w:rPr>
                    <w:rFonts w:ascii="Cambria Math" w:hAnsi="Cambria Math"/>
                    <w:kern w:val="0"/>
                    <w:sz w:val="24"/>
                    <w:szCs w:val="24"/>
                    <w:lang w:eastAsia="en-US"/>
                  </w:rPr>
                  <m:t>d</m:t>
                </m:r>
                <m:ctrlPr>
                  <w:rPr>
                    <w:rFonts w:ascii="Cambria Math" w:hAnsi="Cambria Math"/>
                    <w:kern w:val="0"/>
                    <w:sz w:val="24"/>
                    <w:szCs w:val="24"/>
                    <w:lang w:eastAsia="en-US"/>
                  </w:rPr>
                </m:ctrlPr>
              </m:sup>
              <m:e>
                <m:sSub>
                  <m:sSubPr>
                    <m:ctrlPr>
                      <w:rPr>
                        <w:rFonts w:ascii="Cambria Math" w:hAnsi="Cambria Math"/>
                        <w:kern w:val="0"/>
                        <w:sz w:val="24"/>
                        <w:szCs w:val="24"/>
                        <w:lang w:eastAsia="en-US"/>
                      </w:rPr>
                    </m:ctrlPr>
                  </m:sSubPr>
                  <m:e>
                    <m:r>
                      <m:rPr/>
                      <w:rPr>
                        <w:rFonts w:ascii="Cambria Math" w:hAnsi="Cambria Math"/>
                        <w:kern w:val="0"/>
                        <w:sz w:val="24"/>
                        <w:szCs w:val="24"/>
                        <w:lang w:eastAsia="en-US"/>
                      </w:rPr>
                      <m:t>w</m:t>
                    </m:r>
                    <m:ctrlPr>
                      <w:rPr>
                        <w:rFonts w:ascii="Cambria Math" w:hAnsi="Cambria Math"/>
                        <w:kern w:val="0"/>
                        <w:sz w:val="24"/>
                        <w:szCs w:val="24"/>
                        <w:lang w:eastAsia="en-US"/>
                      </w:rPr>
                    </m:ctrlPr>
                  </m:e>
                  <m:sub>
                    <m:r>
                      <m:rPr/>
                      <w:rPr>
                        <w:rFonts w:ascii="Cambria Math" w:hAnsi="Cambria Math"/>
                        <w:kern w:val="0"/>
                        <w:sz w:val="24"/>
                        <w:szCs w:val="24"/>
                        <w:lang w:eastAsia="en-US"/>
                      </w:rPr>
                      <m:t>i</m:t>
                    </m:r>
                    <m:ctrlPr>
                      <w:rPr>
                        <w:rFonts w:ascii="Cambria Math" w:hAnsi="Cambria Math"/>
                        <w:kern w:val="0"/>
                        <w:sz w:val="24"/>
                        <w:szCs w:val="24"/>
                        <w:lang w:eastAsia="en-US"/>
                      </w:rPr>
                    </m:ctrlPr>
                  </m:sub>
                </m:sSub>
                <m:ctrlPr>
                  <w:rPr>
                    <w:rFonts w:ascii="Cambria Math" w:hAnsi="Cambria Math"/>
                    <w:kern w:val="0"/>
                    <w:sz w:val="24"/>
                    <w:szCs w:val="24"/>
                    <w:lang w:eastAsia="en-US"/>
                  </w:rPr>
                </m:ctrlPr>
              </m:e>
            </m:nary>
            <m:r>
              <m:rPr>
                <m:sty m:val="p"/>
              </m:rPr>
              <w:rPr>
                <w:rFonts w:ascii="Cambria Math" w:hAnsi="Cambria Math"/>
                <w:kern w:val="0"/>
                <w:sz w:val="24"/>
                <w:szCs w:val="24"/>
                <w:lang w:eastAsia="en-US"/>
              </w:rPr>
              <m:t>×</m:t>
            </m:r>
            <m:sSup>
              <m:sSupPr>
                <m:ctrlPr>
                  <w:rPr>
                    <w:rFonts w:ascii="Cambria Math" w:hAnsi="Cambria Math"/>
                    <w:kern w:val="0"/>
                    <w:sz w:val="24"/>
                    <w:szCs w:val="24"/>
                    <w:lang w:eastAsia="en-US"/>
                  </w:rPr>
                </m:ctrlPr>
              </m:sSupPr>
              <m:e>
                <m:d>
                  <m:dPr>
                    <m:ctrlPr>
                      <w:rPr>
                        <w:rFonts w:ascii="Cambria Math" w:hAnsi="Cambria Math"/>
                        <w:kern w:val="0"/>
                        <w:sz w:val="24"/>
                        <w:szCs w:val="24"/>
                        <w:lang w:eastAsia="en-US"/>
                      </w:rPr>
                    </m:ctrlPr>
                  </m:dPr>
                  <m:e>
                    <m:sSub>
                      <m:sSubPr>
                        <m:ctrlPr>
                          <w:rPr>
                            <w:rFonts w:ascii="Cambria Math" w:hAnsi="Cambria Math"/>
                            <w:kern w:val="0"/>
                            <w:sz w:val="24"/>
                            <w:szCs w:val="24"/>
                            <w:lang w:eastAsia="en-US"/>
                          </w:rPr>
                        </m:ctrlPr>
                      </m:sSubPr>
                      <m:e>
                        <m:r>
                          <m:rPr/>
                          <w:rPr>
                            <w:rFonts w:ascii="Cambria Math" w:hAnsi="Cambria Math"/>
                            <w:kern w:val="0"/>
                            <w:sz w:val="24"/>
                            <w:szCs w:val="24"/>
                            <w:lang w:eastAsia="en-US"/>
                          </w:rPr>
                          <m:t>x</m:t>
                        </m:r>
                        <m:ctrlPr>
                          <w:rPr>
                            <w:rFonts w:ascii="Cambria Math" w:hAnsi="Cambria Math"/>
                            <w:kern w:val="0"/>
                            <w:sz w:val="24"/>
                            <w:szCs w:val="24"/>
                            <w:lang w:eastAsia="en-US"/>
                          </w:rPr>
                        </m:ctrlPr>
                      </m:e>
                      <m:sub>
                        <m:r>
                          <m:rPr/>
                          <w:rPr>
                            <w:rFonts w:ascii="Cambria Math" w:hAnsi="Cambria Math"/>
                            <w:kern w:val="0"/>
                            <w:sz w:val="24"/>
                            <w:szCs w:val="24"/>
                            <w:lang w:eastAsia="en-US"/>
                          </w:rPr>
                          <m:t>i</m:t>
                        </m:r>
                        <m:ctrlPr>
                          <w:rPr>
                            <w:rFonts w:ascii="Cambria Math" w:hAnsi="Cambria Math"/>
                            <w:kern w:val="0"/>
                            <w:sz w:val="24"/>
                            <w:szCs w:val="24"/>
                            <w:lang w:eastAsia="en-US"/>
                          </w:rPr>
                        </m:ctrlPr>
                      </m:sub>
                    </m:sSub>
                    <m:r>
                      <m:rPr>
                        <m:sty m:val="p"/>
                      </m:rPr>
                      <w:rPr>
                        <w:rFonts w:ascii="Cambria Math" w:hAnsi="Cambria Math"/>
                        <w:kern w:val="0"/>
                        <w:sz w:val="24"/>
                        <w:szCs w:val="24"/>
                        <w:lang w:eastAsia="en-US"/>
                      </w:rPr>
                      <m:t>−</m:t>
                    </m:r>
                    <m:sSub>
                      <m:sSubPr>
                        <m:ctrlPr>
                          <w:rPr>
                            <w:rFonts w:ascii="Cambria Math" w:hAnsi="Cambria Math"/>
                            <w:kern w:val="0"/>
                            <w:sz w:val="24"/>
                            <w:szCs w:val="24"/>
                            <w:lang w:eastAsia="en-US"/>
                          </w:rPr>
                        </m:ctrlPr>
                      </m:sSubPr>
                      <m:e>
                        <m:r>
                          <m:rPr/>
                          <w:rPr>
                            <w:rFonts w:ascii="Cambria Math" w:hAnsi="Cambria Math"/>
                            <w:kern w:val="0"/>
                            <w:sz w:val="24"/>
                            <w:szCs w:val="24"/>
                            <w:lang w:eastAsia="en-US"/>
                          </w:rPr>
                          <m:t>y</m:t>
                        </m:r>
                        <m:ctrlPr>
                          <w:rPr>
                            <w:rFonts w:ascii="Cambria Math" w:hAnsi="Cambria Math"/>
                            <w:kern w:val="0"/>
                            <w:sz w:val="24"/>
                            <w:szCs w:val="24"/>
                            <w:lang w:eastAsia="en-US"/>
                          </w:rPr>
                        </m:ctrlPr>
                      </m:e>
                      <m:sub>
                        <m:r>
                          <m:rPr/>
                          <w:rPr>
                            <w:rFonts w:ascii="Cambria Math" w:hAnsi="Cambria Math"/>
                            <w:kern w:val="0"/>
                            <w:sz w:val="24"/>
                            <w:szCs w:val="24"/>
                            <w:lang w:eastAsia="en-US"/>
                          </w:rPr>
                          <m:t>i</m:t>
                        </m:r>
                        <m:ctrlPr>
                          <w:rPr>
                            <w:rFonts w:ascii="Cambria Math" w:hAnsi="Cambria Math"/>
                            <w:kern w:val="0"/>
                            <w:sz w:val="24"/>
                            <w:szCs w:val="24"/>
                            <w:lang w:eastAsia="en-US"/>
                          </w:rPr>
                        </m:ctrlPr>
                      </m:sub>
                    </m:sSub>
                    <m:ctrlPr>
                      <w:rPr>
                        <w:rFonts w:ascii="Cambria Math" w:hAnsi="Cambria Math"/>
                        <w:kern w:val="0"/>
                        <w:sz w:val="24"/>
                        <w:szCs w:val="24"/>
                        <w:lang w:eastAsia="en-US"/>
                      </w:rPr>
                    </m:ctrlPr>
                  </m:e>
                </m:d>
                <m:ctrlPr>
                  <w:rPr>
                    <w:rFonts w:ascii="Cambria Math" w:hAnsi="Cambria Math"/>
                    <w:kern w:val="0"/>
                    <w:sz w:val="24"/>
                    <w:szCs w:val="24"/>
                    <w:lang w:eastAsia="en-US"/>
                  </w:rPr>
                </m:ctrlPr>
              </m:e>
              <m:sup>
                <m:r>
                  <m:rPr/>
                  <w:rPr>
                    <w:rFonts w:ascii="Cambria Math" w:hAnsi="Cambria Math"/>
                    <w:kern w:val="0"/>
                    <w:sz w:val="24"/>
                    <w:szCs w:val="24"/>
                    <w:lang w:eastAsia="en-US"/>
                  </w:rPr>
                  <m:t>2</m:t>
                </m:r>
                <m:ctrlPr>
                  <w:rPr>
                    <w:rFonts w:ascii="Cambria Math" w:hAnsi="Cambria Math"/>
                    <w:kern w:val="0"/>
                    <w:sz w:val="24"/>
                    <w:szCs w:val="24"/>
                    <w:lang w:eastAsia="en-US"/>
                  </w:rPr>
                </m:ctrlPr>
              </m:sup>
            </m:sSup>
            <m:ctrlPr>
              <w:rPr>
                <w:rFonts w:ascii="Cambria Math" w:hAnsi="Cambria Math"/>
                <w:kern w:val="0"/>
                <w:sz w:val="24"/>
                <w:szCs w:val="24"/>
                <w:lang w:eastAsia="en-US"/>
              </w:rPr>
            </m:ctrlPr>
          </m:e>
        </m:rad>
      </m:oMath>
      <w:ins w:id="33" w:author="Administrator" w:date="2025-08-22T16:12:00Z">
        <w:r>
          <w:rPr>
            <w:rFonts w:hint="eastAsia"/>
            <w:sz w:val="28"/>
            <w:szCs w:val="28"/>
          </w:rPr>
          <w:t>；</w:t>
        </w:r>
      </w:ins>
    </w:p>
    <w:p w14:paraId="0716B0A6">
      <w:pPr>
        <w:ind w:firstLine="560" w:firstLineChars="200"/>
        <w:textAlignment w:val="center"/>
        <w:rPr>
          <w:rFonts w:hint="eastAsia"/>
          <w:sz w:val="28"/>
          <w:szCs w:val="28"/>
        </w:rPr>
      </w:pPr>
      <w:r>
        <w:rPr>
          <w:sz w:val="28"/>
          <w:szCs w:val="28"/>
        </w:rPr>
        <w:t>特征权重通过信息增益计算：</w:t>
      </w:r>
      <m:oMath>
        <m:sSub>
          <m:sSubPr>
            <m:ctrlPr>
              <w:rPr>
                <w:rFonts w:ascii="Cambria Math" w:hAnsi="Cambria Math"/>
                <w:kern w:val="0"/>
                <w:sz w:val="24"/>
                <w:szCs w:val="24"/>
                <w:lang w:eastAsia="en-US"/>
              </w:rPr>
            </m:ctrlPr>
          </m:sSubPr>
          <m:e>
            <m:r>
              <m:rPr/>
              <w:rPr>
                <w:rFonts w:ascii="Cambria Math" w:hAnsi="Cambria Math"/>
                <w:kern w:val="0"/>
                <w:sz w:val="24"/>
                <w:szCs w:val="24"/>
              </w:rPr>
              <m:t>w</m:t>
            </m:r>
            <m:ctrlPr>
              <w:rPr>
                <w:rFonts w:ascii="Cambria Math" w:hAnsi="Cambria Math"/>
                <w:kern w:val="0"/>
                <w:sz w:val="24"/>
                <w:szCs w:val="24"/>
                <w:lang w:eastAsia="en-US"/>
              </w:rPr>
            </m:ctrlPr>
          </m:e>
          <m:sub>
            <m:r>
              <m:rPr/>
              <w:rPr>
                <w:rFonts w:ascii="Cambria Math" w:hAnsi="Cambria Math"/>
                <w:kern w:val="0"/>
                <w:sz w:val="24"/>
                <w:szCs w:val="24"/>
              </w:rPr>
              <m:t>i</m:t>
            </m:r>
            <m:ctrlPr>
              <w:rPr>
                <w:rFonts w:ascii="Cambria Math" w:hAnsi="Cambria Math"/>
                <w:kern w:val="0"/>
                <w:sz w:val="24"/>
                <w:szCs w:val="24"/>
                <w:lang w:eastAsia="en-US"/>
              </w:rPr>
            </m:ctrlPr>
          </m:sub>
        </m:sSub>
        <m:r>
          <m:rPr>
            <m:sty m:val="p"/>
          </m:rPr>
          <w:rPr>
            <w:rFonts w:ascii="Cambria Math" w:hAnsi="Cambria Math"/>
            <w:kern w:val="0"/>
            <w:sz w:val="24"/>
            <w:szCs w:val="24"/>
          </w:rPr>
          <m:t>=</m:t>
        </m:r>
        <m:f>
          <m:fPr>
            <m:ctrlPr>
              <w:rPr>
                <w:rFonts w:ascii="Cambria Math" w:hAnsi="Cambria Math"/>
                <w:kern w:val="0"/>
                <w:sz w:val="24"/>
                <w:szCs w:val="24"/>
                <w:lang w:eastAsia="en-US"/>
              </w:rPr>
            </m:ctrlPr>
          </m:fPr>
          <m:num>
            <m:r>
              <m:rPr>
                <m:nor/>
                <m:sty m:val="p"/>
              </m:rPr>
              <w:rPr>
                <w:b w:val="0"/>
                <w:i w:val="0"/>
                <w:kern w:val="0"/>
                <w:sz w:val="24"/>
                <w:szCs w:val="24"/>
              </w:rPr>
              <m:t>IG</m:t>
            </m:r>
            <m:d>
              <m:dPr>
                <m:ctrlPr>
                  <w:rPr>
                    <w:rFonts w:ascii="Cambria Math" w:hAnsi="Cambria Math"/>
                    <w:kern w:val="0"/>
                    <w:sz w:val="24"/>
                    <w:szCs w:val="24"/>
                    <w:lang w:eastAsia="en-US"/>
                  </w:rPr>
                </m:ctrlPr>
              </m:dPr>
              <m:e>
                <m:sSub>
                  <m:sSubPr>
                    <m:ctrlPr>
                      <w:rPr>
                        <w:rFonts w:ascii="Cambria Math" w:hAnsi="Cambria Math"/>
                        <w:kern w:val="0"/>
                        <w:sz w:val="24"/>
                        <w:szCs w:val="24"/>
                        <w:lang w:eastAsia="en-US"/>
                      </w:rPr>
                    </m:ctrlPr>
                  </m:sSubPr>
                  <m:e>
                    <m:r>
                      <m:rPr>
                        <m:nor/>
                        <m:sty m:val="p"/>
                      </m:rPr>
                      <w:rPr>
                        <w:b w:val="0"/>
                        <w:i w:val="0"/>
                        <w:kern w:val="0"/>
                        <w:sz w:val="24"/>
                        <w:szCs w:val="24"/>
                      </w:rPr>
                      <m:t>feature</m:t>
                    </m:r>
                    <m:ctrlPr>
                      <w:rPr>
                        <w:rFonts w:ascii="Cambria Math" w:hAnsi="Cambria Math"/>
                        <w:kern w:val="0"/>
                        <w:sz w:val="24"/>
                        <w:szCs w:val="24"/>
                        <w:lang w:eastAsia="en-US"/>
                      </w:rPr>
                    </m:ctrlPr>
                  </m:e>
                  <m:sub>
                    <m:r>
                      <m:rPr/>
                      <w:rPr>
                        <w:rFonts w:ascii="Cambria Math" w:hAnsi="Cambria Math"/>
                        <w:kern w:val="0"/>
                        <w:sz w:val="24"/>
                        <w:szCs w:val="24"/>
                      </w:rPr>
                      <m:t>i</m:t>
                    </m:r>
                    <m:ctrlPr>
                      <w:rPr>
                        <w:rFonts w:ascii="Cambria Math" w:hAnsi="Cambria Math"/>
                        <w:kern w:val="0"/>
                        <w:sz w:val="24"/>
                        <w:szCs w:val="24"/>
                        <w:lang w:eastAsia="en-US"/>
                      </w:rPr>
                    </m:ctrlPr>
                  </m:sub>
                </m:sSub>
                <m:ctrlPr>
                  <w:rPr>
                    <w:rFonts w:ascii="Cambria Math" w:hAnsi="Cambria Math"/>
                    <w:kern w:val="0"/>
                    <w:sz w:val="24"/>
                    <w:szCs w:val="24"/>
                    <w:lang w:eastAsia="en-US"/>
                  </w:rPr>
                </m:ctrlPr>
              </m:e>
            </m:d>
            <m:ctrlPr>
              <w:rPr>
                <w:rFonts w:ascii="Cambria Math" w:hAnsi="Cambria Math"/>
                <w:kern w:val="0"/>
                <w:sz w:val="24"/>
                <w:szCs w:val="24"/>
                <w:lang w:eastAsia="en-US"/>
              </w:rPr>
            </m:ctrlPr>
          </m:num>
          <m:den>
            <m:r>
              <m:rPr>
                <m:sty m:val="p"/>
              </m:rPr>
              <w:rPr>
                <w:rFonts w:ascii="Cambria Math" w:hAnsi="Cambria Math"/>
                <w:kern w:val="0"/>
                <w:sz w:val="24"/>
                <w:szCs w:val="24"/>
              </w:rPr>
              <m:t>max</m:t>
            </m:r>
            <m:d>
              <m:dPr>
                <m:ctrlPr>
                  <w:rPr>
                    <w:rFonts w:ascii="Cambria Math" w:hAnsi="Cambria Math"/>
                    <w:kern w:val="0"/>
                    <w:sz w:val="24"/>
                    <w:szCs w:val="24"/>
                    <w:lang w:eastAsia="en-US"/>
                  </w:rPr>
                </m:ctrlPr>
              </m:dPr>
              <m:e>
                <m:r>
                  <m:rPr>
                    <m:nor/>
                    <m:sty m:val="p"/>
                  </m:rPr>
                  <w:rPr>
                    <w:b w:val="0"/>
                    <w:i w:val="0"/>
                    <w:kern w:val="0"/>
                    <w:sz w:val="24"/>
                    <w:szCs w:val="24"/>
                  </w:rPr>
                  <m:t>IG</m:t>
                </m:r>
                <m:ctrlPr>
                  <w:rPr>
                    <w:rFonts w:ascii="Cambria Math" w:hAnsi="Cambria Math"/>
                    <w:kern w:val="0"/>
                    <w:sz w:val="24"/>
                    <w:szCs w:val="24"/>
                    <w:lang w:eastAsia="en-US"/>
                  </w:rPr>
                </m:ctrlPr>
              </m:e>
            </m:d>
            <m:ctrlPr>
              <w:rPr>
                <w:rFonts w:ascii="Cambria Math" w:hAnsi="Cambria Math"/>
                <w:kern w:val="0"/>
                <w:sz w:val="24"/>
                <w:szCs w:val="24"/>
                <w:lang w:eastAsia="en-US"/>
              </w:rPr>
            </m:ctrlPr>
          </m:den>
        </m:f>
      </m:oMath>
      <w:ins w:id="34" w:author="Administrator" w:date="2025-08-22T16:12:00Z">
        <w:r>
          <w:rPr>
            <w:rFonts w:hint="eastAsia"/>
            <w:sz w:val="28"/>
            <w:szCs w:val="28"/>
          </w:rPr>
          <w:t>。</w:t>
        </w:r>
      </w:ins>
    </w:p>
    <w:p w14:paraId="0C838A14">
      <w:pPr>
        <w:ind w:firstLine="560" w:firstLineChars="200"/>
        <w:textAlignment w:val="center"/>
        <w:rPr>
          <w:sz w:val="28"/>
          <w:szCs w:val="28"/>
        </w:rPr>
      </w:pPr>
      <w:r>
        <w:rPr>
          <w:sz w:val="28"/>
          <w:szCs w:val="28"/>
        </w:rPr>
        <w:t>近邻搜索加速：</w:t>
      </w:r>
      <w:del w:id="35" w:author="Administrator" w:date="2025-08-22T16:12:00Z">
        <w:r>
          <w:rPr>
            <w:sz w:val="28"/>
            <w:szCs w:val="28"/>
          </w:rPr>
          <w:delText xml:space="preserve"> - </w:delText>
        </w:r>
      </w:del>
      <w:r>
        <w:rPr>
          <w:sz w:val="28"/>
          <w:szCs w:val="28"/>
        </w:rPr>
        <w:t>构建KD树索引结构，将搜索复杂度从O(n)降低到O(log n)</w:t>
      </w:r>
      <w:del w:id="36" w:author="Administrator" w:date="2025-08-22T16:12:00Z">
        <w:r>
          <w:rPr>
            <w:sz w:val="28"/>
            <w:szCs w:val="28"/>
          </w:rPr>
          <w:delText xml:space="preserve"> - </w:delText>
        </w:r>
      </w:del>
      <w:ins w:id="37" w:author="Administrator" w:date="2025-08-22T16:12:00Z">
        <w:r>
          <w:rPr>
            <w:rFonts w:hint="eastAsia"/>
            <w:sz w:val="28"/>
            <w:szCs w:val="28"/>
          </w:rPr>
          <w:t>；</w:t>
        </w:r>
      </w:ins>
      <w:r>
        <w:rPr>
          <w:sz w:val="28"/>
          <w:szCs w:val="28"/>
        </w:rPr>
        <w:t>采用LSH（局部敏感哈希）技术，对高维特征进行降维映射</w:t>
      </w:r>
      <w:del w:id="38" w:author="Administrator" w:date="2025-08-22T16:12:00Z">
        <w:r>
          <w:rPr>
            <w:sz w:val="28"/>
            <w:szCs w:val="28"/>
          </w:rPr>
          <w:delText xml:space="preserve"> - </w:delText>
        </w:r>
      </w:del>
      <w:ins w:id="39" w:author="Administrator" w:date="2025-08-22T16:12:00Z">
        <w:r>
          <w:rPr>
            <w:rFonts w:hint="eastAsia"/>
            <w:sz w:val="28"/>
            <w:szCs w:val="28"/>
          </w:rPr>
          <w:t>；</w:t>
        </w:r>
      </w:ins>
      <w:r>
        <w:rPr>
          <w:sz w:val="28"/>
          <w:szCs w:val="28"/>
        </w:rPr>
        <w:t>实现近似最近邻搜索，在精度损失小于1%的前提下将搜索速度提升20倍</w:t>
      </w:r>
      <w:ins w:id="40" w:author="Administrator" w:date="2025-08-22T16:12:00Z">
        <w:r>
          <w:rPr>
            <w:rFonts w:hint="eastAsia"/>
            <w:sz w:val="28"/>
            <w:szCs w:val="28"/>
          </w:rPr>
          <w:t>。</w:t>
        </w:r>
      </w:ins>
    </w:p>
    <w:p w14:paraId="2D54D677">
      <w:pPr>
        <w:ind w:firstLine="560" w:firstLineChars="200"/>
        <w:textAlignment w:val="center"/>
        <w:rPr>
          <w:rFonts w:hint="eastAsia"/>
          <w:sz w:val="28"/>
          <w:szCs w:val="28"/>
        </w:rPr>
      </w:pPr>
      <w:r>
        <w:rPr>
          <w:sz w:val="28"/>
          <w:szCs w:val="28"/>
        </w:rPr>
        <w:t>分层采样策略：</w:t>
      </w:r>
      <w:del w:id="41" w:author="Administrator" w:date="2025-08-22T16:12:00Z">
        <w:r>
          <w:rPr>
            <w:sz w:val="28"/>
            <w:szCs w:val="28"/>
          </w:rPr>
          <w:delText xml:space="preserve"> - </w:delText>
        </w:r>
      </w:del>
      <w:r>
        <w:rPr>
          <w:sz w:val="28"/>
          <w:szCs w:val="28"/>
        </w:rPr>
        <w:t>采样比例确定：根据价格区间数据分布密度确定采样比例</w:t>
      </w:r>
      <w:commentRangeStart w:id="1"/>
      <w:r>
        <w:rPr>
          <w:sz w:val="28"/>
          <w:szCs w:val="28"/>
        </w:rPr>
        <w:t xml:space="preserve"> * </w:t>
      </w:r>
      <w:commentRangeEnd w:id="1"/>
      <w:r>
        <w:rPr>
          <w:rStyle w:val="11"/>
        </w:rPr>
        <w:commentReference w:id="1"/>
      </w:r>
      <w:r>
        <w:rPr>
          <w:sz w:val="28"/>
          <w:szCs w:val="28"/>
        </w:rPr>
        <w:t>经济型车辆：样本充足，采样比例20% * 中档车辆：样本适中，采样比例50%</w:t>
      </w:r>
      <w:ins w:id="42" w:author="Administrator" w:date="2025-08-22T16:13:00Z">
        <w:r>
          <w:rPr>
            <w:rFonts w:hint="eastAsia"/>
            <w:sz w:val="28"/>
            <w:szCs w:val="28"/>
          </w:rPr>
          <w:t>。</w:t>
        </w:r>
      </w:ins>
      <w:r>
        <w:rPr>
          <w:sz w:val="28"/>
          <w:szCs w:val="28"/>
        </w:rPr>
        <w:t>* 豪华车辆：样本稀少，采样比例100%（不采样） - 样本分布均衡性保证：采用分层随机采样，确保各子类别在采样后保持原始比例 - 数据质量验证：采样后计算特征分布的KL散度，确保与原分布差异小于0.05</w:t>
      </w:r>
      <w:r>
        <w:rPr>
          <w:rFonts w:hint="eastAsia"/>
          <w:sz w:val="28"/>
          <w:szCs w:val="28"/>
        </w:rPr>
        <w:t>。</w:t>
      </w:r>
    </w:p>
    <w:p w14:paraId="2AB46BB9">
      <w:pPr>
        <w:ind w:firstLine="560" w:firstLineChars="200"/>
        <w:textAlignment w:val="center"/>
        <w:rPr>
          <w:sz w:val="28"/>
          <w:szCs w:val="28"/>
        </w:rPr>
      </w:pPr>
      <w:r>
        <w:rPr>
          <w:sz w:val="28"/>
          <w:szCs w:val="28"/>
        </w:rPr>
        <w:t>自适应k值选择算法：</w:t>
      </w:r>
    </w:p>
    <w:p w14:paraId="66955F89">
      <w:pPr>
        <w:ind w:firstLine="480" w:firstLineChars="200"/>
        <w:textAlignment w:val="center"/>
        <w:rPr>
          <w:sz w:val="28"/>
          <w:szCs w:val="28"/>
        </w:rPr>
      </w:pPr>
      <m:oMath>
        <m:r>
          <m:rPr/>
          <w:rPr>
            <w:rFonts w:ascii="Cambria Math" w:hAnsi="Cambria Math"/>
            <w:kern w:val="0"/>
            <w:sz w:val="24"/>
            <w:szCs w:val="24"/>
            <w:lang w:eastAsia="en-US"/>
          </w:rPr>
          <m:t>k</m:t>
        </m:r>
        <m:r>
          <m:rPr>
            <m:sty m:val="p"/>
          </m:rPr>
          <w:rPr>
            <w:rFonts w:ascii="Cambria Math" w:hAnsi="Cambria Math"/>
            <w:kern w:val="0"/>
            <w:sz w:val="24"/>
            <w:szCs w:val="24"/>
            <w:lang w:eastAsia="en-US"/>
          </w:rPr>
          <m:t>=max</m:t>
        </m:r>
        <m:d>
          <m:dPr>
            <m:ctrlPr>
              <w:rPr>
                <w:rFonts w:ascii="Cambria Math" w:hAnsi="Cambria Math"/>
                <w:kern w:val="0"/>
                <w:sz w:val="24"/>
                <w:szCs w:val="24"/>
                <w:lang w:eastAsia="en-US"/>
              </w:rPr>
            </m:ctrlPr>
          </m:dPr>
          <m:e>
            <m:r>
              <m:rPr/>
              <w:rPr>
                <w:rFonts w:ascii="Cambria Math" w:hAnsi="Cambria Math"/>
                <w:kern w:val="0"/>
                <w:sz w:val="24"/>
                <w:szCs w:val="24"/>
                <w:lang w:eastAsia="en-US"/>
              </w:rPr>
              <m:t>3</m:t>
            </m:r>
            <m:r>
              <m:rPr>
                <m:sty m:val="p"/>
              </m:rPr>
              <w:rPr>
                <w:rFonts w:ascii="Cambria Math" w:hAnsi="Cambria Math"/>
                <w:kern w:val="0"/>
                <w:sz w:val="24"/>
                <w:szCs w:val="24"/>
                <w:lang w:eastAsia="en-US"/>
              </w:rPr>
              <m:t>,min</m:t>
            </m:r>
            <m:d>
              <m:dPr>
                <m:ctrlPr>
                  <w:rPr>
                    <w:rFonts w:ascii="Cambria Math" w:hAnsi="Cambria Math"/>
                    <w:kern w:val="0"/>
                    <w:sz w:val="24"/>
                    <w:szCs w:val="24"/>
                    <w:lang w:eastAsia="en-US"/>
                  </w:rPr>
                </m:ctrlPr>
              </m:dPr>
              <m:e>
                <m:r>
                  <m:rPr/>
                  <w:rPr>
                    <w:rFonts w:ascii="Cambria Math" w:hAnsi="Cambria Math"/>
                    <w:kern w:val="0"/>
                    <w:sz w:val="24"/>
                    <w:szCs w:val="24"/>
                    <w:lang w:eastAsia="en-US"/>
                  </w:rPr>
                  <m:t>15</m:t>
                </m:r>
                <m:r>
                  <m:rPr>
                    <m:sty m:val="p"/>
                  </m:rPr>
                  <w:rPr>
                    <w:rFonts w:ascii="Cambria Math" w:hAnsi="Cambria Math"/>
                    <w:kern w:val="0"/>
                    <w:sz w:val="24"/>
                    <w:szCs w:val="24"/>
                    <w:lang w:eastAsia="en-US"/>
                  </w:rPr>
                  <m:t>,⌊</m:t>
                </m:r>
                <m:rad>
                  <m:radPr>
                    <m:degHide m:val="1"/>
                    <m:ctrlPr>
                      <w:rPr>
                        <w:rFonts w:ascii="Cambria Math" w:hAnsi="Cambria Math"/>
                        <w:kern w:val="0"/>
                        <w:sz w:val="24"/>
                        <w:szCs w:val="24"/>
                        <w:lang w:eastAsia="en-US"/>
                      </w:rPr>
                    </m:ctrlPr>
                  </m:radPr>
                  <m:deg>
                    <m:ctrlPr>
                      <w:rPr>
                        <w:rFonts w:ascii="Cambria Math" w:hAnsi="Cambria Math"/>
                        <w:kern w:val="0"/>
                        <w:sz w:val="24"/>
                        <w:szCs w:val="24"/>
                        <w:lang w:eastAsia="en-US"/>
                      </w:rPr>
                    </m:ctrlPr>
                  </m:deg>
                  <m:e>
                    <m:sSub>
                      <m:sSubPr>
                        <m:ctrlPr>
                          <w:rPr>
                            <w:rFonts w:ascii="Cambria Math" w:hAnsi="Cambria Math"/>
                            <w:kern w:val="0"/>
                            <w:sz w:val="24"/>
                            <w:szCs w:val="24"/>
                            <w:lang w:eastAsia="en-US"/>
                          </w:rPr>
                        </m:ctrlPr>
                      </m:sSubPr>
                      <m:e>
                        <m:r>
                          <m:rPr/>
                          <w:rPr>
                            <w:rFonts w:ascii="Cambria Math" w:hAnsi="Cambria Math"/>
                            <w:kern w:val="0"/>
                            <w:sz w:val="24"/>
                            <w:szCs w:val="24"/>
                            <w:lang w:eastAsia="en-US"/>
                          </w:rPr>
                          <m:t>n</m:t>
                        </m:r>
                        <m:ctrlPr>
                          <w:rPr>
                            <w:rFonts w:ascii="Cambria Math" w:hAnsi="Cambria Math"/>
                            <w:kern w:val="0"/>
                            <w:sz w:val="24"/>
                            <w:szCs w:val="24"/>
                            <w:lang w:eastAsia="en-US"/>
                          </w:rPr>
                        </m:ctrlPr>
                      </m:e>
                      <m:sub>
                        <m:r>
                          <m:rPr>
                            <m:nor/>
                            <m:sty m:val="p"/>
                          </m:rPr>
                          <w:rPr>
                            <w:b w:val="0"/>
                            <w:i w:val="0"/>
                            <w:kern w:val="0"/>
                            <w:sz w:val="24"/>
                            <w:szCs w:val="24"/>
                            <w:lang w:eastAsia="en-US"/>
                          </w:rPr>
                          <m:t>local</m:t>
                        </m:r>
                        <m:ctrlPr>
                          <w:rPr>
                            <w:rFonts w:ascii="Cambria Math" w:hAnsi="Cambria Math"/>
                            <w:kern w:val="0"/>
                            <w:sz w:val="24"/>
                            <w:szCs w:val="24"/>
                            <w:lang w:eastAsia="en-US"/>
                          </w:rPr>
                        </m:ctrlPr>
                      </m:sub>
                    </m:sSub>
                    <m:ctrlPr>
                      <w:rPr>
                        <w:rFonts w:ascii="Cambria Math" w:hAnsi="Cambria Math"/>
                        <w:kern w:val="0"/>
                        <w:sz w:val="24"/>
                        <w:szCs w:val="24"/>
                        <w:lang w:eastAsia="en-US"/>
                      </w:rPr>
                    </m:ctrlPr>
                  </m:e>
                </m:rad>
                <m:r>
                  <m:rPr>
                    <m:sty m:val="p"/>
                  </m:rPr>
                  <w:rPr>
                    <w:rFonts w:ascii="Cambria Math" w:hAnsi="Cambria Math"/>
                    <w:kern w:val="0"/>
                    <w:sz w:val="24"/>
                    <w:szCs w:val="24"/>
                    <w:lang w:eastAsia="en-US"/>
                  </w:rPr>
                  <m:t>×</m:t>
                </m:r>
                <m:r>
                  <m:rPr>
                    <m:nor/>
                    <m:sty m:val="p"/>
                  </m:rPr>
                  <w:rPr>
                    <w:b w:val="0"/>
                    <w:i w:val="0"/>
                    <w:kern w:val="0"/>
                    <w:sz w:val="24"/>
                    <w:szCs w:val="24"/>
                    <w:lang w:eastAsia="en-US"/>
                  </w:rPr>
                  <m:t>density_factor</m:t>
                </m:r>
                <m:r>
                  <m:rPr>
                    <m:sty m:val="p"/>
                  </m:rPr>
                  <w:rPr>
                    <w:rFonts w:ascii="Cambria Math" w:hAnsi="Cambria Math"/>
                    <w:kern w:val="0"/>
                    <w:sz w:val="24"/>
                    <w:szCs w:val="24"/>
                    <w:lang w:eastAsia="en-US"/>
                  </w:rPr>
                  <m:t>⌋</m:t>
                </m:r>
                <m:ctrlPr>
                  <w:rPr>
                    <w:rFonts w:ascii="Cambria Math" w:hAnsi="Cambria Math"/>
                    <w:kern w:val="0"/>
                    <w:sz w:val="24"/>
                    <w:szCs w:val="24"/>
                    <w:lang w:eastAsia="en-US"/>
                  </w:rPr>
                </m:ctrlPr>
              </m:e>
            </m:d>
            <m:ctrlPr>
              <w:rPr>
                <w:rFonts w:ascii="Cambria Math" w:hAnsi="Cambria Math"/>
                <w:kern w:val="0"/>
                <w:sz w:val="24"/>
                <w:szCs w:val="24"/>
                <w:lang w:eastAsia="en-US"/>
              </w:rPr>
            </m:ctrlPr>
          </m:e>
        </m:d>
      </m:oMath>
      <w:r>
        <w:rPr>
          <w:rFonts w:hint="eastAsia"/>
          <w:sz w:val="28"/>
          <w:szCs w:val="28"/>
        </w:rPr>
        <w:t>；</w:t>
      </w:r>
    </w:p>
    <w:p w14:paraId="0B7F07FA">
      <w:pPr>
        <w:ind w:firstLine="560" w:firstLineChars="200"/>
        <w:textAlignment w:val="center"/>
        <w:rPr>
          <w:sz w:val="28"/>
          <w:szCs w:val="28"/>
        </w:rPr>
      </w:pPr>
      <w:r>
        <w:rPr>
          <w:sz w:val="28"/>
          <w:szCs w:val="28"/>
        </w:rPr>
        <w:t>数据密度计算：</w:t>
      </w:r>
      <m:oMath>
        <m:sSub>
          <m:sSubPr>
            <m:ctrlPr>
              <w:rPr>
                <w:rFonts w:ascii="Cambria Math" w:hAnsi="Cambria Math"/>
                <w:kern w:val="0"/>
                <w:sz w:val="24"/>
                <w:szCs w:val="24"/>
                <w:lang w:eastAsia="en-US"/>
              </w:rPr>
            </m:ctrlPr>
          </m:sSubPr>
          <m:e>
            <m:r>
              <m:rPr/>
              <w:rPr>
                <w:rFonts w:ascii="Cambria Math" w:hAnsi="Cambria Math"/>
                <w:kern w:val="0"/>
                <w:sz w:val="24"/>
                <w:szCs w:val="24"/>
              </w:rPr>
              <m:t>n</m:t>
            </m:r>
            <m:ctrlPr>
              <w:rPr>
                <w:rFonts w:ascii="Cambria Math" w:hAnsi="Cambria Math"/>
                <w:kern w:val="0"/>
                <w:sz w:val="24"/>
                <w:szCs w:val="24"/>
                <w:lang w:eastAsia="en-US"/>
              </w:rPr>
            </m:ctrlPr>
          </m:e>
          <m:sub>
            <m:r>
              <m:rPr>
                <m:nor/>
                <m:sty m:val="p"/>
              </m:rPr>
              <w:rPr>
                <w:b w:val="0"/>
                <w:i w:val="0"/>
                <w:kern w:val="0"/>
                <w:sz w:val="24"/>
                <w:szCs w:val="24"/>
              </w:rPr>
              <m:t>local</m:t>
            </m:r>
            <m:ctrlPr>
              <w:rPr>
                <w:rFonts w:ascii="Cambria Math" w:hAnsi="Cambria Math"/>
                <w:kern w:val="0"/>
                <w:sz w:val="24"/>
                <w:szCs w:val="24"/>
                <w:lang w:eastAsia="en-US"/>
              </w:rPr>
            </m:ctrlPr>
          </m:sub>
        </m:sSub>
      </m:oMath>
      <w:r>
        <w:rPr>
          <w:sz w:val="28"/>
          <w:szCs w:val="28"/>
        </w:rPr>
        <w:t>为局部邻域（半径为数据集10%分位数距离）内的样本数量</w:t>
      </w:r>
      <w:r>
        <w:rPr>
          <w:rFonts w:hint="eastAsia"/>
          <w:sz w:val="28"/>
          <w:szCs w:val="28"/>
        </w:rPr>
        <w:t>；</w:t>
      </w:r>
    </w:p>
    <w:p w14:paraId="2361C94E">
      <w:pPr>
        <w:ind w:firstLine="560" w:firstLineChars="200"/>
        <w:textAlignment w:val="center"/>
        <w:rPr>
          <w:sz w:val="28"/>
          <w:szCs w:val="28"/>
        </w:rPr>
      </w:pPr>
      <w:r>
        <w:rPr>
          <w:sz w:val="28"/>
          <w:szCs w:val="28"/>
        </w:rPr>
        <w:t>密度因子调整：density_factor根据预测车辆的稀有程度动态调整，稀有车辆取0.5，常见车辆取1.0</w:t>
      </w:r>
      <w:r>
        <w:rPr>
          <w:rFonts w:hint="eastAsia"/>
          <w:sz w:val="28"/>
          <w:szCs w:val="28"/>
        </w:rPr>
        <w:t>；</w:t>
      </w:r>
    </w:p>
    <w:p w14:paraId="797473BF">
      <w:pPr>
        <w:ind w:firstLine="560" w:firstLineChars="200"/>
        <w:textAlignment w:val="center"/>
        <w:rPr>
          <w:sz w:val="28"/>
          <w:szCs w:val="28"/>
        </w:rPr>
      </w:pPr>
      <w:r>
        <w:rPr>
          <w:sz w:val="28"/>
          <w:szCs w:val="28"/>
        </w:rPr>
        <w:t>性能验证机制：通过留一法交叉验证评估不同k值的预测性能，选择MAPE最小的k值</w:t>
      </w:r>
      <w:r>
        <w:rPr>
          <w:rFonts w:hint="eastAsia"/>
          <w:sz w:val="28"/>
          <w:szCs w:val="28"/>
        </w:rPr>
        <w:t>。</w:t>
      </w:r>
    </w:p>
    <w:p w14:paraId="0389725B">
      <w:pPr>
        <w:spacing w:before="60"/>
        <w:ind w:firstLine="560" w:firstLineChars="200"/>
        <w:rPr>
          <w:sz w:val="28"/>
          <w:szCs w:val="28"/>
        </w:rPr>
      </w:pPr>
      <w:r>
        <w:rPr>
          <w:rFonts w:hint="eastAsia"/>
          <w:sz w:val="28"/>
          <w:szCs w:val="28"/>
        </w:rPr>
        <w:t>进一步的，分层数据处理与构建分层随机森林模型包括：</w:t>
      </w:r>
    </w:p>
    <w:p w14:paraId="4AF4CC39">
      <w:pPr>
        <w:ind w:firstLine="560" w:firstLineChars="200"/>
        <w:textAlignment w:val="center"/>
        <w:rPr>
          <w:sz w:val="28"/>
          <w:szCs w:val="28"/>
        </w:rPr>
      </w:pPr>
      <w:r>
        <w:rPr>
          <w:sz w:val="28"/>
          <w:szCs w:val="28"/>
        </w:rPr>
        <w:t>根据价格分布特征将数据集分为多个价格区间：</w:t>
      </w:r>
    </w:p>
    <w:p w14:paraId="2C4B8545">
      <w:pPr>
        <w:ind w:firstLine="560" w:firstLineChars="200"/>
        <w:textAlignment w:val="center"/>
        <w:rPr>
          <w:sz w:val="28"/>
          <w:szCs w:val="28"/>
        </w:rPr>
      </w:pPr>
      <w:r>
        <w:rPr>
          <w:sz w:val="28"/>
          <w:szCs w:val="28"/>
        </w:rPr>
        <w:t>价格区间划分策略： - 基于分位数的动态划分： 价格区间分位点计算公式为：</w:t>
      </w:r>
      <m:oMath>
        <m:sSub>
          <m:sSubPr>
            <m:ctrlPr>
              <w:rPr>
                <w:rFonts w:ascii="Cambria Math" w:hAnsi="Cambria Math"/>
                <w:kern w:val="0"/>
                <w:sz w:val="24"/>
                <w:szCs w:val="24"/>
                <w:lang w:eastAsia="en-US"/>
              </w:rPr>
            </m:ctrlPr>
          </m:sSubPr>
          <m:e>
            <m:r>
              <m:rPr/>
              <w:rPr>
                <w:rFonts w:ascii="Cambria Math" w:hAnsi="Cambria Math"/>
                <w:kern w:val="0"/>
                <w:sz w:val="24"/>
                <w:szCs w:val="24"/>
                <w:lang w:eastAsia="en-US"/>
              </w:rPr>
              <m:t>Q</m:t>
            </m:r>
            <m:ctrlPr>
              <w:rPr>
                <w:rFonts w:ascii="Cambria Math" w:hAnsi="Cambria Math"/>
                <w:kern w:val="0"/>
                <w:sz w:val="24"/>
                <w:szCs w:val="24"/>
                <w:lang w:eastAsia="en-US"/>
              </w:rPr>
            </m:ctrlPr>
          </m:e>
          <m:sub>
            <m:r>
              <m:rPr/>
              <w:rPr>
                <w:rFonts w:ascii="Cambria Math" w:hAnsi="Cambria Math"/>
                <w:kern w:val="0"/>
                <w:sz w:val="24"/>
                <w:szCs w:val="24"/>
                <w:lang w:eastAsia="en-US"/>
              </w:rPr>
              <m:t>i</m:t>
            </m:r>
            <m:ctrlPr>
              <w:rPr>
                <w:rFonts w:ascii="Cambria Math" w:hAnsi="Cambria Math"/>
                <w:kern w:val="0"/>
                <w:sz w:val="24"/>
                <w:szCs w:val="24"/>
                <w:lang w:eastAsia="en-US"/>
              </w:rPr>
            </m:ctrlPr>
          </m:sub>
        </m:sSub>
        <m:r>
          <m:rPr>
            <m:sty m:val="p"/>
          </m:rPr>
          <w:rPr>
            <w:rFonts w:ascii="Cambria Math" w:hAnsi="Cambria Math"/>
            <w:kern w:val="0"/>
            <w:sz w:val="24"/>
            <w:szCs w:val="24"/>
            <w:lang w:eastAsia="en-US"/>
          </w:rPr>
          <m:t>=</m:t>
        </m:r>
        <m:sSup>
          <m:sSupPr>
            <m:ctrlPr>
              <w:rPr>
                <w:rFonts w:ascii="Cambria Math" w:hAnsi="Cambria Math"/>
                <w:kern w:val="0"/>
                <w:sz w:val="24"/>
                <w:szCs w:val="24"/>
                <w:lang w:eastAsia="en-US"/>
              </w:rPr>
            </m:ctrlPr>
          </m:sSupPr>
          <m:e>
            <m:r>
              <m:rPr/>
              <w:rPr>
                <w:rFonts w:ascii="Cambria Math" w:hAnsi="Cambria Math"/>
                <w:kern w:val="0"/>
                <w:sz w:val="24"/>
                <w:szCs w:val="24"/>
                <w:lang w:eastAsia="en-US"/>
              </w:rPr>
              <m:t>F</m:t>
            </m:r>
            <m:ctrlPr>
              <w:rPr>
                <w:rFonts w:ascii="Cambria Math" w:hAnsi="Cambria Math"/>
                <w:kern w:val="0"/>
                <w:sz w:val="24"/>
                <w:szCs w:val="24"/>
                <w:lang w:eastAsia="en-US"/>
              </w:rPr>
            </m:ctrlPr>
          </m:e>
          <m:sup>
            <m:r>
              <m:rPr>
                <m:sty m:val="p"/>
              </m:rPr>
              <w:rPr>
                <w:rFonts w:ascii="Cambria Math" w:hAnsi="Cambria Math"/>
                <w:kern w:val="0"/>
                <w:sz w:val="24"/>
                <w:szCs w:val="24"/>
                <w:lang w:eastAsia="en-US"/>
              </w:rPr>
              <m:t>−</m:t>
            </m:r>
            <m:r>
              <m:rPr/>
              <w:rPr>
                <w:rFonts w:ascii="Cambria Math" w:hAnsi="Cambria Math"/>
                <w:kern w:val="0"/>
                <w:sz w:val="24"/>
                <w:szCs w:val="24"/>
                <w:lang w:eastAsia="en-US"/>
              </w:rPr>
              <m:t>1</m:t>
            </m:r>
            <m:ctrlPr>
              <w:rPr>
                <w:rFonts w:ascii="Cambria Math" w:hAnsi="Cambria Math"/>
                <w:kern w:val="0"/>
                <w:sz w:val="24"/>
                <w:szCs w:val="24"/>
                <w:lang w:eastAsia="en-US"/>
              </w:rPr>
            </m:ctrlPr>
          </m:sup>
        </m:sSup>
        <m:d>
          <m:dPr>
            <m:ctrlPr>
              <w:rPr>
                <w:rFonts w:ascii="Cambria Math" w:hAnsi="Cambria Math"/>
                <w:kern w:val="0"/>
                <w:sz w:val="24"/>
                <w:szCs w:val="24"/>
                <w:lang w:eastAsia="en-US"/>
              </w:rPr>
            </m:ctrlPr>
          </m:dPr>
          <m:e>
            <m:f>
              <m:fPr>
                <m:ctrlPr>
                  <w:rPr>
                    <w:rFonts w:ascii="Cambria Math" w:hAnsi="Cambria Math"/>
                    <w:kern w:val="0"/>
                    <w:sz w:val="24"/>
                    <w:szCs w:val="24"/>
                    <w:lang w:eastAsia="en-US"/>
                  </w:rPr>
                </m:ctrlPr>
              </m:fPr>
              <m:num>
                <m:r>
                  <m:rPr/>
                  <w:rPr>
                    <w:rFonts w:ascii="Cambria Math" w:hAnsi="Cambria Math"/>
                    <w:kern w:val="0"/>
                    <w:sz w:val="24"/>
                    <w:szCs w:val="24"/>
                    <w:lang w:eastAsia="en-US"/>
                  </w:rPr>
                  <m:t>i</m:t>
                </m:r>
                <m:ctrlPr>
                  <w:rPr>
                    <w:rFonts w:ascii="Cambria Math" w:hAnsi="Cambria Math"/>
                    <w:kern w:val="0"/>
                    <w:sz w:val="24"/>
                    <w:szCs w:val="24"/>
                    <w:lang w:eastAsia="en-US"/>
                  </w:rPr>
                </m:ctrlPr>
              </m:num>
              <m:den>
                <m:sSub>
                  <m:sSubPr>
                    <m:ctrlPr>
                      <w:rPr>
                        <w:rFonts w:ascii="Cambria Math" w:hAnsi="Cambria Math"/>
                        <w:kern w:val="0"/>
                        <w:sz w:val="24"/>
                        <w:szCs w:val="24"/>
                        <w:lang w:eastAsia="en-US"/>
                      </w:rPr>
                    </m:ctrlPr>
                  </m:sSubPr>
                  <m:e>
                    <m:r>
                      <m:rPr/>
                      <w:rPr>
                        <w:rFonts w:ascii="Cambria Math" w:hAnsi="Cambria Math"/>
                        <w:kern w:val="0"/>
                        <w:sz w:val="24"/>
                        <w:szCs w:val="24"/>
                        <w:lang w:eastAsia="en-US"/>
                      </w:rPr>
                      <m:t>n</m:t>
                    </m:r>
                    <m:ctrlPr>
                      <w:rPr>
                        <w:rFonts w:ascii="Cambria Math" w:hAnsi="Cambria Math"/>
                        <w:kern w:val="0"/>
                        <w:sz w:val="24"/>
                        <w:szCs w:val="24"/>
                        <w:lang w:eastAsia="en-US"/>
                      </w:rPr>
                    </m:ctrlPr>
                  </m:e>
                  <m:sub>
                    <m:r>
                      <m:rPr>
                        <m:nor/>
                        <m:sty m:val="p"/>
                      </m:rPr>
                      <w:rPr>
                        <w:b w:val="0"/>
                        <w:i w:val="0"/>
                        <w:kern w:val="0"/>
                        <w:sz w:val="24"/>
                        <w:szCs w:val="24"/>
                        <w:lang w:eastAsia="en-US"/>
                      </w:rPr>
                      <m:t>intervals</m:t>
                    </m:r>
                    <m:ctrlPr>
                      <w:rPr>
                        <w:rFonts w:ascii="Cambria Math" w:hAnsi="Cambria Math"/>
                        <w:kern w:val="0"/>
                        <w:sz w:val="24"/>
                        <w:szCs w:val="24"/>
                        <w:lang w:eastAsia="en-US"/>
                      </w:rPr>
                    </m:ctrlPr>
                  </m:sub>
                </m:sSub>
                <m:ctrlPr>
                  <w:rPr>
                    <w:rFonts w:ascii="Cambria Math" w:hAnsi="Cambria Math"/>
                    <w:kern w:val="0"/>
                    <w:sz w:val="24"/>
                    <w:szCs w:val="24"/>
                    <w:lang w:eastAsia="en-US"/>
                  </w:rPr>
                </m:ctrlPr>
              </m:den>
            </m:f>
            <m:ctrlPr>
              <w:rPr>
                <w:rFonts w:ascii="Cambria Math" w:hAnsi="Cambria Math"/>
                <w:kern w:val="0"/>
                <w:sz w:val="24"/>
                <w:szCs w:val="24"/>
                <w:lang w:eastAsia="en-US"/>
              </w:rPr>
            </m:ctrlPr>
          </m:e>
        </m:d>
      </m:oMath>
      <w:r>
        <w:rPr>
          <w:sz w:val="28"/>
          <w:szCs w:val="28"/>
        </w:rPr>
        <w:t>，其中</w:t>
      </w:r>
      <m:oMath>
        <m:r>
          <m:rPr/>
          <w:rPr>
            <w:rFonts w:ascii="Cambria Math" w:hAnsi="Cambria Math"/>
            <w:kern w:val="0"/>
            <w:sz w:val="24"/>
            <w:szCs w:val="24"/>
            <w:lang w:eastAsia="en-US"/>
          </w:rPr>
          <m:t>i</m:t>
        </m:r>
        <m:r>
          <m:rPr>
            <m:sty m:val="p"/>
          </m:rPr>
          <w:rPr>
            <w:rFonts w:ascii="Cambria Math" w:hAnsi="Cambria Math"/>
            <w:kern w:val="0"/>
            <w:sz w:val="24"/>
            <w:szCs w:val="24"/>
            <w:lang w:eastAsia="en-US"/>
          </w:rPr>
          <m:t>=</m:t>
        </m:r>
        <m:r>
          <m:rPr/>
          <w:rPr>
            <w:rFonts w:ascii="Cambria Math" w:hAnsi="Cambria Math"/>
            <w:kern w:val="0"/>
            <w:sz w:val="24"/>
            <w:szCs w:val="24"/>
            <w:lang w:eastAsia="en-US"/>
          </w:rPr>
          <m:t>1</m:t>
        </m:r>
        <m:r>
          <m:rPr>
            <m:sty m:val="p"/>
          </m:rPr>
          <w:rPr>
            <w:rFonts w:ascii="Cambria Math" w:hAnsi="Cambria Math"/>
            <w:kern w:val="0"/>
            <w:sz w:val="24"/>
            <w:szCs w:val="24"/>
            <w:lang w:eastAsia="en-US"/>
          </w:rPr>
          <m:t>,</m:t>
        </m:r>
        <m:r>
          <m:rPr/>
          <w:rPr>
            <w:rFonts w:ascii="Cambria Math" w:hAnsi="Cambria Math"/>
            <w:kern w:val="0"/>
            <w:sz w:val="24"/>
            <w:szCs w:val="24"/>
            <w:lang w:eastAsia="en-US"/>
          </w:rPr>
          <m:t>2</m:t>
        </m:r>
        <m:r>
          <m:rPr>
            <m:sty m:val="p"/>
          </m:rPr>
          <w:rPr>
            <w:rFonts w:ascii="Cambria Math" w:hAnsi="Cambria Math"/>
            <w:kern w:val="0"/>
            <w:sz w:val="24"/>
            <w:szCs w:val="24"/>
            <w:lang w:eastAsia="en-US"/>
          </w:rPr>
          <m:t>,...,</m:t>
        </m:r>
        <m:sSub>
          <m:sSubPr>
            <m:ctrlPr>
              <w:rPr>
                <w:rFonts w:ascii="Cambria Math" w:hAnsi="Cambria Math"/>
                <w:kern w:val="0"/>
                <w:sz w:val="24"/>
                <w:szCs w:val="24"/>
                <w:lang w:eastAsia="en-US"/>
              </w:rPr>
            </m:ctrlPr>
          </m:sSubPr>
          <m:e>
            <m:r>
              <m:rPr/>
              <w:rPr>
                <w:rFonts w:ascii="Cambria Math" w:hAnsi="Cambria Math"/>
                <w:kern w:val="0"/>
                <w:sz w:val="24"/>
                <w:szCs w:val="24"/>
                <w:lang w:eastAsia="en-US"/>
              </w:rPr>
              <m:t>n</m:t>
            </m:r>
            <m:ctrlPr>
              <w:rPr>
                <w:rFonts w:ascii="Cambria Math" w:hAnsi="Cambria Math"/>
                <w:kern w:val="0"/>
                <w:sz w:val="24"/>
                <w:szCs w:val="24"/>
                <w:lang w:eastAsia="en-US"/>
              </w:rPr>
            </m:ctrlPr>
          </m:e>
          <m:sub>
            <m:r>
              <m:rPr>
                <m:nor/>
                <m:sty m:val="p"/>
              </m:rPr>
              <w:rPr>
                <w:b w:val="0"/>
                <w:i w:val="0"/>
                <w:kern w:val="0"/>
                <w:sz w:val="24"/>
                <w:szCs w:val="24"/>
                <w:lang w:eastAsia="en-US"/>
              </w:rPr>
              <m:t>intervals</m:t>
            </m:r>
            <m:ctrlPr>
              <w:rPr>
                <w:rFonts w:ascii="Cambria Math" w:hAnsi="Cambria Math"/>
                <w:kern w:val="0"/>
                <w:sz w:val="24"/>
                <w:szCs w:val="24"/>
                <w:lang w:eastAsia="en-US"/>
              </w:rPr>
            </m:ctrlPr>
          </m:sub>
        </m:sSub>
        <m:r>
          <m:rPr>
            <m:sty m:val="p"/>
          </m:rPr>
          <w:rPr>
            <w:rFonts w:ascii="Cambria Math" w:hAnsi="Cambria Math"/>
            <w:kern w:val="0"/>
            <w:sz w:val="24"/>
            <w:szCs w:val="24"/>
            <w:lang w:eastAsia="en-US"/>
          </w:rPr>
          <m:t>−</m:t>
        </m:r>
        <m:r>
          <m:rPr/>
          <w:rPr>
            <w:rFonts w:ascii="Cambria Math" w:hAnsi="Cambria Math"/>
            <w:kern w:val="0"/>
            <w:sz w:val="24"/>
            <w:szCs w:val="24"/>
            <w:lang w:eastAsia="en-US"/>
          </w:rPr>
          <m:t>1</m:t>
        </m:r>
      </m:oMath>
      <w:r>
        <w:rPr>
          <w:sz w:val="28"/>
          <w:szCs w:val="28"/>
        </w:rPr>
        <w:t>，</w:t>
      </w:r>
      <m:oMath>
        <m:sSup>
          <m:sSupPr>
            <m:ctrlPr>
              <w:rPr>
                <w:rFonts w:ascii="Cambria Math" w:hAnsi="Cambria Math"/>
                <w:kern w:val="0"/>
                <w:sz w:val="24"/>
                <w:szCs w:val="24"/>
                <w:lang w:eastAsia="en-US"/>
              </w:rPr>
            </m:ctrlPr>
          </m:sSupPr>
          <m:e>
            <m:r>
              <m:rPr/>
              <w:rPr>
                <w:rFonts w:ascii="Cambria Math" w:hAnsi="Cambria Math"/>
                <w:kern w:val="0"/>
                <w:sz w:val="24"/>
                <w:szCs w:val="24"/>
                <w:lang w:eastAsia="en-US"/>
              </w:rPr>
              <m:t>F</m:t>
            </m:r>
            <m:ctrlPr>
              <w:rPr>
                <w:rFonts w:ascii="Cambria Math" w:hAnsi="Cambria Math"/>
                <w:kern w:val="0"/>
                <w:sz w:val="24"/>
                <w:szCs w:val="24"/>
                <w:lang w:eastAsia="en-US"/>
              </w:rPr>
            </m:ctrlPr>
          </m:e>
          <m:sup>
            <m:r>
              <m:rPr>
                <m:sty m:val="p"/>
              </m:rPr>
              <w:rPr>
                <w:rFonts w:ascii="Cambria Math" w:hAnsi="Cambria Math"/>
                <w:kern w:val="0"/>
                <w:sz w:val="24"/>
                <w:szCs w:val="24"/>
                <w:lang w:eastAsia="en-US"/>
              </w:rPr>
              <m:t>−</m:t>
            </m:r>
            <m:r>
              <m:rPr/>
              <w:rPr>
                <w:rFonts w:ascii="Cambria Math" w:hAnsi="Cambria Math"/>
                <w:kern w:val="0"/>
                <w:sz w:val="24"/>
                <w:szCs w:val="24"/>
                <w:lang w:eastAsia="en-US"/>
              </w:rPr>
              <m:t>1</m:t>
            </m:r>
            <m:ctrlPr>
              <w:rPr>
                <w:rFonts w:ascii="Cambria Math" w:hAnsi="Cambria Math"/>
                <w:kern w:val="0"/>
                <w:sz w:val="24"/>
                <w:szCs w:val="24"/>
                <w:lang w:eastAsia="en-US"/>
              </w:rPr>
            </m:ctrlPr>
          </m:sup>
        </m:sSup>
      </m:oMath>
      <w:r>
        <w:rPr>
          <w:sz w:val="28"/>
          <w:szCs w:val="28"/>
        </w:rPr>
        <w:t>为价格累积分布函数的逆函数，</w:t>
      </w:r>
      <m:oMath>
        <m:sSub>
          <m:sSubPr>
            <m:ctrlPr>
              <w:rPr>
                <w:rFonts w:ascii="Cambria Math" w:hAnsi="Cambria Math"/>
                <w:kern w:val="0"/>
                <w:sz w:val="24"/>
                <w:szCs w:val="24"/>
                <w:lang w:eastAsia="en-US"/>
              </w:rPr>
            </m:ctrlPr>
          </m:sSubPr>
          <m:e>
            <m:r>
              <m:rPr/>
              <w:rPr>
                <w:rFonts w:ascii="Cambria Math" w:hAnsi="Cambria Math"/>
                <w:kern w:val="0"/>
                <w:sz w:val="24"/>
                <w:szCs w:val="24"/>
                <w:lang w:eastAsia="en-US"/>
              </w:rPr>
              <m:t>n</m:t>
            </m:r>
            <m:ctrlPr>
              <w:rPr>
                <w:rFonts w:ascii="Cambria Math" w:hAnsi="Cambria Math"/>
                <w:kern w:val="0"/>
                <w:sz w:val="24"/>
                <w:szCs w:val="24"/>
                <w:lang w:eastAsia="en-US"/>
              </w:rPr>
            </m:ctrlPr>
          </m:e>
          <m:sub>
            <m:r>
              <m:rPr>
                <m:nor/>
                <m:sty m:val="p"/>
              </m:rPr>
              <w:rPr>
                <w:b w:val="0"/>
                <w:i w:val="0"/>
                <w:kern w:val="0"/>
                <w:sz w:val="24"/>
                <w:szCs w:val="24"/>
                <w:lang w:eastAsia="en-US"/>
              </w:rPr>
              <m:t>intervals</m:t>
            </m:r>
            <m:ctrlPr>
              <w:rPr>
                <w:rFonts w:ascii="Cambria Math" w:hAnsi="Cambria Math"/>
                <w:kern w:val="0"/>
                <w:sz w:val="24"/>
                <w:szCs w:val="24"/>
                <w:lang w:eastAsia="en-US"/>
              </w:rPr>
            </m:ctrlPr>
          </m:sub>
        </m:sSub>
      </m:oMath>
      <w:r>
        <w:rPr>
          <w:sz w:val="28"/>
          <w:szCs w:val="28"/>
        </w:rPr>
        <w:t>为划分的区间数量。 - 区间边界优化：采用K均值聚类算法优化区间边界，通过最小化区间内方差来确定最优分界点，目标函数为各区间内样本价格方差的加权和最小值。 - 最小样本数约束：设定每个价格区间至少包含1000个有效样本的约束条件，当某区间样本数不足时，自动与相邻区间进行合并处理。</w:t>
      </w:r>
    </w:p>
    <w:p w14:paraId="68446462">
      <w:pPr>
        <w:ind w:firstLine="560" w:firstLineChars="200"/>
        <w:textAlignment w:val="center"/>
        <w:rPr>
          <w:sz w:val="28"/>
          <w:szCs w:val="28"/>
        </w:rPr>
      </w:pPr>
      <w:r>
        <w:rPr>
          <w:sz w:val="28"/>
          <w:szCs w:val="28"/>
        </w:rPr>
        <w:t>分层模型构建： 为每个价格区间独立构建随机森林预测模型： - 参数自适应优化： * 经济型价格区间：决策树数量设定为100棵，最大深度限制为8层，最小分割样本数为10个 * 中档价格区间：决策树数量设定为200棵，最大深度限制为12层，最小分割样本数为5个</w:t>
      </w:r>
      <w:r>
        <w:rPr>
          <w:rFonts w:hint="eastAsia"/>
          <w:sz w:val="28"/>
          <w:szCs w:val="28"/>
        </w:rPr>
        <w:t>；</w:t>
      </w:r>
      <w:r>
        <w:rPr>
          <w:sz w:val="28"/>
          <w:szCs w:val="28"/>
        </w:rPr>
        <w:t>* 豪华型价格区间：决策树数量设定为300棵，最大深度限制为15层，最小分割样本数为2个 - 特征选择策略：每个价格区间根据特征重要性评分进行排序，选择重要性排名前80%的特征用于该区间的模型训练</w:t>
      </w:r>
      <w:r>
        <w:rPr>
          <w:rFonts w:hint="eastAsia"/>
          <w:sz w:val="28"/>
          <w:szCs w:val="28"/>
        </w:rPr>
        <w:t>。</w:t>
      </w:r>
    </w:p>
    <w:p w14:paraId="22CBE5E9">
      <w:pPr>
        <w:ind w:firstLine="560" w:firstLineChars="200"/>
        <w:textAlignment w:val="center"/>
        <w:rPr>
          <w:sz w:val="28"/>
          <w:szCs w:val="28"/>
        </w:rPr>
      </w:pPr>
      <w:r>
        <w:rPr>
          <w:rFonts w:hint="eastAsia"/>
          <w:sz w:val="28"/>
          <w:szCs w:val="28"/>
        </w:rPr>
        <w:t>进一步的，</w:t>
      </w:r>
      <w:r>
        <w:rPr>
          <w:sz w:val="28"/>
          <w:szCs w:val="28"/>
        </w:rPr>
        <w:t>动态权重融合算法</w:t>
      </w:r>
      <w:r>
        <w:rPr>
          <w:rFonts w:hint="eastAsia"/>
          <w:sz w:val="28"/>
          <w:szCs w:val="28"/>
        </w:rPr>
        <w:t>：</w:t>
      </w:r>
    </w:p>
    <w:p w14:paraId="033FDB1D">
      <w:pPr>
        <w:ind w:firstLine="560" w:firstLineChars="200"/>
        <w:textAlignment w:val="center"/>
        <w:rPr>
          <w:rFonts w:hint="eastAsia"/>
          <w:sz w:val="28"/>
          <w:szCs w:val="28"/>
        </w:rPr>
      </w:pPr>
      <w:r>
        <w:rPr>
          <w:sz w:val="28"/>
          <w:szCs w:val="28"/>
        </w:rPr>
        <w:t>权重初始化： 根据价格区间设定初始融合权重</w:t>
      </w:r>
      <m:oMath>
        <m:sSub>
          <m:sSubPr>
            <m:ctrlPr>
              <w:rPr>
                <w:rFonts w:ascii="Cambria Math" w:hAnsi="Cambria Math"/>
                <w:kern w:val="0"/>
                <w:sz w:val="24"/>
                <w:szCs w:val="24"/>
                <w:lang w:eastAsia="en-US"/>
              </w:rPr>
            </m:ctrlPr>
          </m:sSubPr>
          <m:e>
            <m:r>
              <m:rPr/>
              <w:rPr>
                <w:rFonts w:ascii="Cambria Math" w:hAnsi="Cambria Math"/>
                <w:kern w:val="0"/>
                <w:sz w:val="24"/>
                <w:szCs w:val="24"/>
              </w:rPr>
              <m:t>α</m:t>
            </m:r>
            <m:ctrlPr>
              <w:rPr>
                <w:rFonts w:ascii="Cambria Math" w:hAnsi="Cambria Math"/>
                <w:kern w:val="0"/>
                <w:sz w:val="24"/>
                <w:szCs w:val="24"/>
                <w:lang w:eastAsia="en-US"/>
              </w:rPr>
            </m:ctrlPr>
          </m:e>
          <m:sub>
            <m:r>
              <m:rPr/>
              <w:rPr>
                <w:rFonts w:ascii="Cambria Math" w:hAnsi="Cambria Math"/>
                <w:kern w:val="0"/>
                <w:sz w:val="24"/>
                <w:szCs w:val="24"/>
              </w:rPr>
              <m:t>0</m:t>
            </m:r>
            <m:ctrlPr>
              <w:rPr>
                <w:rFonts w:ascii="Cambria Math" w:hAnsi="Cambria Math"/>
                <w:kern w:val="0"/>
                <w:sz w:val="24"/>
                <w:szCs w:val="24"/>
                <w:lang w:eastAsia="en-US"/>
              </w:rPr>
            </m:ctrlPr>
          </m:sub>
        </m:sSub>
      </m:oMath>
      <w:r>
        <w:rPr>
          <w:sz w:val="28"/>
          <w:szCs w:val="28"/>
        </w:rPr>
        <w:t>： - 经济型车辆：</w:t>
      </w:r>
      <m:oMath>
        <m:sSub>
          <m:sSubPr>
            <m:ctrlPr>
              <w:rPr>
                <w:rFonts w:ascii="Cambria Math" w:hAnsi="Cambria Math"/>
                <w:kern w:val="0"/>
                <w:sz w:val="24"/>
                <w:szCs w:val="24"/>
                <w:lang w:eastAsia="en-US"/>
              </w:rPr>
            </m:ctrlPr>
          </m:sSubPr>
          <m:e>
            <m:r>
              <m:rPr/>
              <w:rPr>
                <w:rFonts w:ascii="Cambria Math" w:hAnsi="Cambria Math"/>
                <w:kern w:val="0"/>
                <w:sz w:val="24"/>
                <w:szCs w:val="24"/>
              </w:rPr>
              <m:t>α</m:t>
            </m:r>
            <m:ctrlPr>
              <w:rPr>
                <w:rFonts w:ascii="Cambria Math" w:hAnsi="Cambria Math"/>
                <w:kern w:val="0"/>
                <w:sz w:val="24"/>
                <w:szCs w:val="24"/>
                <w:lang w:eastAsia="en-US"/>
              </w:rPr>
            </m:ctrlPr>
          </m:e>
          <m:sub>
            <m:r>
              <m:rPr/>
              <w:rPr>
                <w:rFonts w:ascii="Cambria Math" w:hAnsi="Cambria Math"/>
                <w:kern w:val="0"/>
                <w:sz w:val="24"/>
                <w:szCs w:val="24"/>
              </w:rPr>
              <m:t>0</m:t>
            </m:r>
            <m:ctrlPr>
              <w:rPr>
                <w:rFonts w:ascii="Cambria Math" w:hAnsi="Cambria Math"/>
                <w:kern w:val="0"/>
                <w:sz w:val="24"/>
                <w:szCs w:val="24"/>
                <w:lang w:eastAsia="en-US"/>
              </w:rPr>
            </m:ctrlPr>
          </m:sub>
        </m:sSub>
        <m:r>
          <m:rPr>
            <m:sty m:val="p"/>
          </m:rPr>
          <w:rPr>
            <w:rFonts w:ascii="Cambria Math" w:hAnsi="Cambria Math"/>
            <w:kern w:val="0"/>
            <w:sz w:val="24"/>
            <w:szCs w:val="24"/>
          </w:rPr>
          <m:t>=</m:t>
        </m:r>
        <m:r>
          <m:rPr/>
          <w:rPr>
            <w:rFonts w:ascii="Cambria Math" w:hAnsi="Cambria Math"/>
            <w:kern w:val="0"/>
            <w:sz w:val="24"/>
            <w:szCs w:val="24"/>
          </w:rPr>
          <m:t>0.2</m:t>
        </m:r>
      </m:oMath>
      <w:r>
        <w:rPr>
          <w:sz w:val="28"/>
          <w:szCs w:val="28"/>
        </w:rPr>
        <w:t>（KNN权重），</w:t>
      </w:r>
      <m:oMath>
        <m:r>
          <m:rPr/>
          <w:rPr>
            <w:rFonts w:ascii="Cambria Math" w:hAnsi="Cambria Math"/>
            <w:kern w:val="0"/>
            <w:sz w:val="24"/>
            <w:szCs w:val="24"/>
          </w:rPr>
          <m:t>1</m:t>
        </m:r>
        <m:r>
          <m:rPr>
            <m:sty m:val="p"/>
          </m:rPr>
          <w:rPr>
            <w:rFonts w:ascii="Cambria Math" w:hAnsi="Cambria Math"/>
            <w:kern w:val="0"/>
            <w:sz w:val="24"/>
            <w:szCs w:val="24"/>
          </w:rPr>
          <m:t>−</m:t>
        </m:r>
        <m:sSub>
          <m:sSubPr>
            <m:ctrlPr>
              <w:rPr>
                <w:rFonts w:ascii="Cambria Math" w:hAnsi="Cambria Math"/>
                <w:kern w:val="0"/>
                <w:sz w:val="24"/>
                <w:szCs w:val="24"/>
                <w:lang w:eastAsia="en-US"/>
              </w:rPr>
            </m:ctrlPr>
          </m:sSubPr>
          <m:e>
            <m:r>
              <m:rPr/>
              <w:rPr>
                <w:rFonts w:ascii="Cambria Math" w:hAnsi="Cambria Math"/>
                <w:kern w:val="0"/>
                <w:sz w:val="24"/>
                <w:szCs w:val="24"/>
              </w:rPr>
              <m:t>α</m:t>
            </m:r>
            <m:ctrlPr>
              <w:rPr>
                <w:rFonts w:ascii="Cambria Math" w:hAnsi="Cambria Math"/>
                <w:kern w:val="0"/>
                <w:sz w:val="24"/>
                <w:szCs w:val="24"/>
                <w:lang w:eastAsia="en-US"/>
              </w:rPr>
            </m:ctrlPr>
          </m:e>
          <m:sub>
            <m:r>
              <m:rPr/>
              <w:rPr>
                <w:rFonts w:ascii="Cambria Math" w:hAnsi="Cambria Math"/>
                <w:kern w:val="0"/>
                <w:sz w:val="24"/>
                <w:szCs w:val="24"/>
              </w:rPr>
              <m:t>0</m:t>
            </m:r>
            <m:ctrlPr>
              <w:rPr>
                <w:rFonts w:ascii="Cambria Math" w:hAnsi="Cambria Math"/>
                <w:kern w:val="0"/>
                <w:sz w:val="24"/>
                <w:szCs w:val="24"/>
                <w:lang w:eastAsia="en-US"/>
              </w:rPr>
            </m:ctrlPr>
          </m:sub>
        </m:sSub>
        <m:r>
          <m:rPr>
            <m:sty m:val="p"/>
          </m:rPr>
          <w:rPr>
            <w:rFonts w:ascii="Cambria Math" w:hAnsi="Cambria Math"/>
            <w:kern w:val="0"/>
            <w:sz w:val="24"/>
            <w:szCs w:val="24"/>
          </w:rPr>
          <m:t>=</m:t>
        </m:r>
        <m:r>
          <m:rPr/>
          <w:rPr>
            <w:rFonts w:ascii="Cambria Math" w:hAnsi="Cambria Math"/>
            <w:kern w:val="0"/>
            <w:sz w:val="24"/>
            <w:szCs w:val="24"/>
          </w:rPr>
          <m:t>0.8</m:t>
        </m:r>
      </m:oMath>
      <w:r>
        <w:rPr>
          <w:sz w:val="28"/>
          <w:szCs w:val="28"/>
        </w:rPr>
        <w:t>（RF权重） - 中档车辆：</w:t>
      </w:r>
      <m:oMath>
        <m:sSub>
          <m:sSubPr>
            <m:ctrlPr>
              <w:rPr>
                <w:rFonts w:ascii="Cambria Math" w:hAnsi="Cambria Math"/>
                <w:kern w:val="0"/>
                <w:sz w:val="24"/>
                <w:szCs w:val="24"/>
                <w:lang w:eastAsia="en-US"/>
              </w:rPr>
            </m:ctrlPr>
          </m:sSubPr>
          <m:e>
            <m:r>
              <m:rPr/>
              <w:rPr>
                <w:rFonts w:ascii="Cambria Math" w:hAnsi="Cambria Math"/>
                <w:kern w:val="0"/>
                <w:sz w:val="24"/>
                <w:szCs w:val="24"/>
              </w:rPr>
              <m:t>α</m:t>
            </m:r>
            <m:ctrlPr>
              <w:rPr>
                <w:rFonts w:ascii="Cambria Math" w:hAnsi="Cambria Math"/>
                <w:kern w:val="0"/>
                <w:sz w:val="24"/>
                <w:szCs w:val="24"/>
                <w:lang w:eastAsia="en-US"/>
              </w:rPr>
            </m:ctrlPr>
          </m:e>
          <m:sub>
            <m:r>
              <m:rPr/>
              <w:rPr>
                <w:rFonts w:ascii="Cambria Math" w:hAnsi="Cambria Math"/>
                <w:kern w:val="0"/>
                <w:sz w:val="24"/>
                <w:szCs w:val="24"/>
              </w:rPr>
              <m:t>0</m:t>
            </m:r>
            <m:ctrlPr>
              <w:rPr>
                <w:rFonts w:ascii="Cambria Math" w:hAnsi="Cambria Math"/>
                <w:kern w:val="0"/>
                <w:sz w:val="24"/>
                <w:szCs w:val="24"/>
                <w:lang w:eastAsia="en-US"/>
              </w:rPr>
            </m:ctrlPr>
          </m:sub>
        </m:sSub>
        <m:r>
          <m:rPr>
            <m:sty m:val="p"/>
          </m:rPr>
          <w:rPr>
            <w:rFonts w:ascii="Cambria Math" w:hAnsi="Cambria Math"/>
            <w:kern w:val="0"/>
            <w:sz w:val="24"/>
            <w:szCs w:val="24"/>
          </w:rPr>
          <m:t>=</m:t>
        </m:r>
        <m:r>
          <m:rPr/>
          <w:rPr>
            <w:rFonts w:ascii="Cambria Math" w:hAnsi="Cambria Math"/>
            <w:kern w:val="0"/>
            <w:sz w:val="24"/>
            <w:szCs w:val="24"/>
          </w:rPr>
          <m:t>0.3</m:t>
        </m:r>
      </m:oMath>
      <w:r>
        <w:rPr>
          <w:sz w:val="28"/>
          <w:szCs w:val="28"/>
        </w:rPr>
        <w:t xml:space="preserve"> - 豪华型车辆：</w:t>
      </w:r>
      <m:oMath>
        <m:sSub>
          <m:sSubPr>
            <m:ctrlPr>
              <w:rPr>
                <w:rFonts w:ascii="Cambria Math" w:hAnsi="Cambria Math"/>
                <w:kern w:val="0"/>
                <w:sz w:val="24"/>
                <w:szCs w:val="24"/>
                <w:lang w:eastAsia="en-US"/>
              </w:rPr>
            </m:ctrlPr>
          </m:sSubPr>
          <m:e>
            <m:r>
              <m:rPr/>
              <w:rPr>
                <w:rFonts w:ascii="Cambria Math" w:hAnsi="Cambria Math"/>
                <w:kern w:val="0"/>
                <w:sz w:val="24"/>
                <w:szCs w:val="24"/>
              </w:rPr>
              <m:t>α</m:t>
            </m:r>
            <m:ctrlPr>
              <w:rPr>
                <w:rFonts w:ascii="Cambria Math" w:hAnsi="Cambria Math"/>
                <w:kern w:val="0"/>
                <w:sz w:val="24"/>
                <w:szCs w:val="24"/>
                <w:lang w:eastAsia="en-US"/>
              </w:rPr>
            </m:ctrlPr>
          </m:e>
          <m:sub>
            <m:r>
              <m:rPr/>
              <w:rPr>
                <w:rFonts w:ascii="Cambria Math" w:hAnsi="Cambria Math"/>
                <w:kern w:val="0"/>
                <w:sz w:val="24"/>
                <w:szCs w:val="24"/>
              </w:rPr>
              <m:t>0</m:t>
            </m:r>
            <m:ctrlPr>
              <w:rPr>
                <w:rFonts w:ascii="Cambria Math" w:hAnsi="Cambria Math"/>
                <w:kern w:val="0"/>
                <w:sz w:val="24"/>
                <w:szCs w:val="24"/>
                <w:lang w:eastAsia="en-US"/>
              </w:rPr>
            </m:ctrlPr>
          </m:sub>
        </m:sSub>
        <m:r>
          <m:rPr>
            <m:sty m:val="p"/>
          </m:rPr>
          <w:rPr>
            <w:rFonts w:ascii="Cambria Math" w:hAnsi="Cambria Math"/>
            <w:kern w:val="0"/>
            <w:sz w:val="24"/>
            <w:szCs w:val="24"/>
          </w:rPr>
          <m:t>=</m:t>
        </m:r>
        <m:r>
          <m:rPr/>
          <w:rPr>
            <w:rFonts w:ascii="Cambria Math" w:hAnsi="Cambria Math"/>
            <w:kern w:val="0"/>
            <w:sz w:val="24"/>
            <w:szCs w:val="24"/>
          </w:rPr>
          <m:t>0.4</m:t>
        </m:r>
      </m:oMath>
      <w:r>
        <w:rPr>
          <w:rFonts w:hint="eastAsia"/>
          <w:sz w:val="28"/>
          <w:szCs w:val="28"/>
        </w:rPr>
        <w:t>。</w:t>
      </w:r>
    </w:p>
    <w:p w14:paraId="43C5953E">
      <w:pPr>
        <w:ind w:firstLine="560" w:firstLineChars="200"/>
        <w:textAlignment w:val="center"/>
        <w:rPr>
          <w:rFonts w:hint="eastAsia"/>
          <w:sz w:val="28"/>
          <w:szCs w:val="28"/>
        </w:rPr>
      </w:pPr>
      <w:r>
        <w:rPr>
          <w:sz w:val="28"/>
          <w:szCs w:val="28"/>
        </w:rPr>
        <w:t>性能评估指标计算：使用最近N=1000个预测样本计算各算法的性能指标： - MAPE计算：</w:t>
      </w:r>
      <m:oMath>
        <m:sSub>
          <m:sSubPr>
            <m:ctrlPr>
              <w:rPr>
                <w:rFonts w:ascii="Cambria Math" w:hAnsi="Cambria Math"/>
                <w:kern w:val="0"/>
                <w:sz w:val="24"/>
                <w:szCs w:val="24"/>
                <w:lang w:eastAsia="en-US"/>
              </w:rPr>
            </m:ctrlPr>
          </m:sSubPr>
          <m:e>
            <m:r>
              <m:rPr>
                <m:nor/>
                <m:sty m:val="p"/>
              </m:rPr>
              <w:rPr>
                <w:b w:val="0"/>
                <w:i w:val="0"/>
                <w:kern w:val="0"/>
                <w:sz w:val="24"/>
                <w:szCs w:val="24"/>
                <w:lang w:eastAsia="en-US"/>
              </w:rPr>
              <m:t>MAPE</m:t>
            </m:r>
            <m:ctrlPr>
              <w:rPr>
                <w:rFonts w:ascii="Cambria Math" w:hAnsi="Cambria Math"/>
                <w:kern w:val="0"/>
                <w:sz w:val="24"/>
                <w:szCs w:val="24"/>
                <w:lang w:eastAsia="en-US"/>
              </w:rPr>
            </m:ctrlPr>
          </m:e>
          <m:sub>
            <m:r>
              <m:rPr>
                <m:nor/>
                <m:sty m:val="p"/>
              </m:rPr>
              <w:rPr>
                <w:b w:val="0"/>
                <w:i w:val="0"/>
                <w:kern w:val="0"/>
                <w:sz w:val="24"/>
                <w:szCs w:val="24"/>
                <w:lang w:eastAsia="en-US"/>
              </w:rPr>
              <m:t>knn</m:t>
            </m:r>
            <m:ctrlPr>
              <w:rPr>
                <w:rFonts w:ascii="Cambria Math" w:hAnsi="Cambria Math"/>
                <w:kern w:val="0"/>
                <w:sz w:val="24"/>
                <w:szCs w:val="24"/>
                <w:lang w:eastAsia="en-US"/>
              </w:rPr>
            </m:ctrlPr>
          </m:sub>
        </m:sSub>
        <m:r>
          <m:rPr>
            <m:sty m:val="p"/>
          </m:rPr>
          <w:rPr>
            <w:rFonts w:ascii="Cambria Math" w:hAnsi="Cambria Math"/>
            <w:kern w:val="0"/>
            <w:sz w:val="24"/>
            <w:szCs w:val="24"/>
            <w:lang w:eastAsia="en-US"/>
          </w:rPr>
          <m:t>=</m:t>
        </m:r>
        <m:f>
          <m:fPr>
            <m:ctrlPr>
              <w:rPr>
                <w:rFonts w:ascii="Cambria Math" w:hAnsi="Cambria Math"/>
                <w:kern w:val="0"/>
                <w:sz w:val="24"/>
                <w:szCs w:val="24"/>
                <w:lang w:eastAsia="en-US"/>
              </w:rPr>
            </m:ctrlPr>
          </m:fPr>
          <m:num>
            <m:r>
              <m:rPr/>
              <w:rPr>
                <w:rFonts w:ascii="Cambria Math" w:hAnsi="Cambria Math"/>
                <w:kern w:val="0"/>
                <w:sz w:val="24"/>
                <w:szCs w:val="24"/>
                <w:lang w:eastAsia="en-US"/>
              </w:rPr>
              <m:t>1</m:t>
            </m:r>
            <m:ctrlPr>
              <w:rPr>
                <w:rFonts w:ascii="Cambria Math" w:hAnsi="Cambria Math"/>
                <w:kern w:val="0"/>
                <w:sz w:val="24"/>
                <w:szCs w:val="24"/>
                <w:lang w:eastAsia="en-US"/>
              </w:rPr>
            </m:ctrlPr>
          </m:num>
          <m:den>
            <m:r>
              <m:rPr/>
              <w:rPr>
                <w:rFonts w:ascii="Cambria Math" w:hAnsi="Cambria Math"/>
                <w:kern w:val="0"/>
                <w:sz w:val="24"/>
                <w:szCs w:val="24"/>
                <w:lang w:eastAsia="en-US"/>
              </w:rPr>
              <m:t>N</m:t>
            </m:r>
            <m:ctrlPr>
              <w:rPr>
                <w:rFonts w:ascii="Cambria Math" w:hAnsi="Cambria Math"/>
                <w:kern w:val="0"/>
                <w:sz w:val="24"/>
                <w:szCs w:val="24"/>
                <w:lang w:eastAsia="en-US"/>
              </w:rPr>
            </m:ctrlPr>
          </m:den>
        </m:f>
        <m:r>
          <m:rPr>
            <m:sty m:val="p"/>
          </m:rPr>
          <w:rPr>
            <w:rFonts w:ascii="Cambria Math" w:hAnsi="Cambria Math"/>
            <w:kern w:val="0"/>
            <w:sz w:val="24"/>
            <w:szCs w:val="24"/>
            <w:lang w:eastAsia="en-US"/>
          </w:rPr>
          <m:t>×</m:t>
        </m:r>
        <m:nary>
          <m:naryPr>
            <m:chr m:val="∑"/>
            <m:limLoc m:val="undOvr"/>
            <m:ctrlPr>
              <w:rPr>
                <w:rFonts w:ascii="Cambria Math" w:hAnsi="Cambria Math"/>
                <w:kern w:val="0"/>
                <w:sz w:val="24"/>
                <w:szCs w:val="24"/>
                <w:lang w:eastAsia="en-US"/>
              </w:rPr>
            </m:ctrlPr>
          </m:naryPr>
          <m:sub>
            <m:r>
              <m:rPr/>
              <w:rPr>
                <w:rFonts w:ascii="Cambria Math" w:hAnsi="Cambria Math"/>
                <w:kern w:val="0"/>
                <w:sz w:val="24"/>
                <w:szCs w:val="24"/>
                <w:lang w:eastAsia="en-US"/>
              </w:rPr>
              <m:t>i</m:t>
            </m:r>
            <m:r>
              <m:rPr>
                <m:sty m:val="p"/>
              </m:rPr>
              <w:rPr>
                <w:rFonts w:ascii="Cambria Math" w:hAnsi="Cambria Math"/>
                <w:kern w:val="0"/>
                <w:sz w:val="24"/>
                <w:szCs w:val="24"/>
                <w:lang w:eastAsia="en-US"/>
              </w:rPr>
              <m:t>=</m:t>
            </m:r>
            <m:r>
              <m:rPr/>
              <w:rPr>
                <w:rFonts w:ascii="Cambria Math" w:hAnsi="Cambria Math"/>
                <w:kern w:val="0"/>
                <w:sz w:val="24"/>
                <w:szCs w:val="24"/>
                <w:lang w:eastAsia="en-US"/>
              </w:rPr>
              <m:t>1</m:t>
            </m:r>
            <m:ctrlPr>
              <w:rPr>
                <w:rFonts w:ascii="Cambria Math" w:hAnsi="Cambria Math"/>
                <w:kern w:val="0"/>
                <w:sz w:val="24"/>
                <w:szCs w:val="24"/>
                <w:lang w:eastAsia="en-US"/>
              </w:rPr>
            </m:ctrlPr>
          </m:sub>
          <m:sup>
            <m:r>
              <m:rPr/>
              <w:rPr>
                <w:rFonts w:ascii="Cambria Math" w:hAnsi="Cambria Math"/>
                <w:kern w:val="0"/>
                <w:sz w:val="24"/>
                <w:szCs w:val="24"/>
                <w:lang w:eastAsia="en-US"/>
              </w:rPr>
              <m:t>N</m:t>
            </m:r>
            <m:ctrlPr>
              <w:rPr>
                <w:rFonts w:ascii="Cambria Math" w:hAnsi="Cambria Math"/>
                <w:kern w:val="0"/>
                <w:sz w:val="24"/>
                <w:szCs w:val="24"/>
                <w:lang w:eastAsia="en-US"/>
              </w:rPr>
            </m:ctrlPr>
          </m:sup>
          <m:e>
            <m:f>
              <m:fPr>
                <m:ctrlPr>
                  <w:rPr>
                    <w:rFonts w:ascii="Cambria Math" w:hAnsi="Cambria Math"/>
                    <w:kern w:val="0"/>
                    <w:sz w:val="24"/>
                    <w:szCs w:val="24"/>
                    <w:lang w:eastAsia="en-US"/>
                  </w:rPr>
                </m:ctrlPr>
              </m:fPr>
              <m:num>
                <m:d>
                  <m:dPr>
                    <m:begChr m:val="|"/>
                    <m:endChr m:val="|"/>
                    <m:ctrlPr>
                      <w:rPr>
                        <w:rFonts w:ascii="Cambria Math" w:hAnsi="Cambria Math"/>
                        <w:kern w:val="0"/>
                        <w:sz w:val="24"/>
                        <w:szCs w:val="24"/>
                        <w:lang w:eastAsia="en-US"/>
                      </w:rPr>
                    </m:ctrlPr>
                  </m:dPr>
                  <m:e>
                    <m:sSub>
                      <m:sSubPr>
                        <m:ctrlPr>
                          <w:rPr>
                            <w:rFonts w:ascii="Cambria Math" w:hAnsi="Cambria Math"/>
                            <w:kern w:val="0"/>
                            <w:sz w:val="24"/>
                            <w:szCs w:val="24"/>
                            <w:lang w:eastAsia="en-US"/>
                          </w:rPr>
                        </m:ctrlPr>
                      </m:sSubPr>
                      <m:e>
                        <m:r>
                          <m:rPr/>
                          <w:rPr>
                            <w:rFonts w:ascii="Cambria Math" w:hAnsi="Cambria Math"/>
                            <w:kern w:val="0"/>
                            <w:sz w:val="24"/>
                            <w:szCs w:val="24"/>
                            <w:lang w:eastAsia="en-US"/>
                          </w:rPr>
                          <m:t>P</m:t>
                        </m:r>
                        <m:ctrlPr>
                          <w:rPr>
                            <w:rFonts w:ascii="Cambria Math" w:hAnsi="Cambria Math"/>
                            <w:kern w:val="0"/>
                            <w:sz w:val="24"/>
                            <w:szCs w:val="24"/>
                            <w:lang w:eastAsia="en-US"/>
                          </w:rPr>
                        </m:ctrlPr>
                      </m:e>
                      <m:sub>
                        <m:r>
                          <m:rPr>
                            <m:nor/>
                            <m:sty m:val="p"/>
                          </m:rPr>
                          <w:rPr>
                            <w:b w:val="0"/>
                            <w:i w:val="0"/>
                            <w:kern w:val="0"/>
                            <w:sz w:val="24"/>
                            <w:szCs w:val="24"/>
                            <w:lang w:eastAsia="en-US"/>
                          </w:rPr>
                          <m:t>actual</m:t>
                        </m:r>
                        <m:ctrlPr>
                          <w:rPr>
                            <w:rFonts w:ascii="Cambria Math" w:hAnsi="Cambria Math"/>
                            <w:kern w:val="0"/>
                            <w:sz w:val="24"/>
                            <w:szCs w:val="24"/>
                            <w:lang w:eastAsia="en-US"/>
                          </w:rPr>
                        </m:ctrlPr>
                      </m:sub>
                    </m:sSub>
                    <m:r>
                      <m:rPr>
                        <m:sty m:val="p"/>
                      </m:rPr>
                      <w:rPr>
                        <w:rFonts w:ascii="Cambria Math" w:hAnsi="Cambria Math"/>
                        <w:kern w:val="0"/>
                        <w:sz w:val="24"/>
                        <w:szCs w:val="24"/>
                        <w:lang w:eastAsia="en-US"/>
                      </w:rPr>
                      <m:t>−</m:t>
                    </m:r>
                    <m:sSub>
                      <m:sSubPr>
                        <m:ctrlPr>
                          <w:rPr>
                            <w:rFonts w:ascii="Cambria Math" w:hAnsi="Cambria Math"/>
                            <w:kern w:val="0"/>
                            <w:sz w:val="24"/>
                            <w:szCs w:val="24"/>
                            <w:lang w:eastAsia="en-US"/>
                          </w:rPr>
                        </m:ctrlPr>
                      </m:sSubPr>
                      <m:e>
                        <m:r>
                          <m:rPr/>
                          <w:rPr>
                            <w:rFonts w:ascii="Cambria Math" w:hAnsi="Cambria Math"/>
                            <w:kern w:val="0"/>
                            <w:sz w:val="24"/>
                            <w:szCs w:val="24"/>
                            <w:lang w:eastAsia="en-US"/>
                          </w:rPr>
                          <m:t>P</m:t>
                        </m:r>
                        <m:ctrlPr>
                          <w:rPr>
                            <w:rFonts w:ascii="Cambria Math" w:hAnsi="Cambria Math"/>
                            <w:kern w:val="0"/>
                            <w:sz w:val="24"/>
                            <w:szCs w:val="24"/>
                            <w:lang w:eastAsia="en-US"/>
                          </w:rPr>
                        </m:ctrlPr>
                      </m:e>
                      <m:sub>
                        <m:r>
                          <m:rPr>
                            <m:nor/>
                            <m:sty m:val="p"/>
                          </m:rPr>
                          <w:rPr>
                            <w:b w:val="0"/>
                            <w:i w:val="0"/>
                            <w:kern w:val="0"/>
                            <w:sz w:val="24"/>
                            <w:szCs w:val="24"/>
                            <w:lang w:eastAsia="en-US"/>
                          </w:rPr>
                          <m:t>knn</m:t>
                        </m:r>
                        <m:ctrlPr>
                          <w:rPr>
                            <w:rFonts w:ascii="Cambria Math" w:hAnsi="Cambria Math"/>
                            <w:kern w:val="0"/>
                            <w:sz w:val="24"/>
                            <w:szCs w:val="24"/>
                            <w:lang w:eastAsia="en-US"/>
                          </w:rPr>
                        </m:ctrlPr>
                      </m:sub>
                    </m:sSub>
                    <m:ctrlPr>
                      <w:rPr>
                        <w:rFonts w:ascii="Cambria Math" w:hAnsi="Cambria Math"/>
                        <w:kern w:val="0"/>
                        <w:sz w:val="24"/>
                        <w:szCs w:val="24"/>
                        <w:lang w:eastAsia="en-US"/>
                      </w:rPr>
                    </m:ctrlPr>
                  </m:e>
                </m:d>
                <m:ctrlPr>
                  <w:rPr>
                    <w:rFonts w:ascii="Cambria Math" w:hAnsi="Cambria Math"/>
                    <w:kern w:val="0"/>
                    <w:sz w:val="24"/>
                    <w:szCs w:val="24"/>
                    <w:lang w:eastAsia="en-US"/>
                  </w:rPr>
                </m:ctrlPr>
              </m:num>
              <m:den>
                <m:sSub>
                  <m:sSubPr>
                    <m:ctrlPr>
                      <w:rPr>
                        <w:rFonts w:ascii="Cambria Math" w:hAnsi="Cambria Math"/>
                        <w:kern w:val="0"/>
                        <w:sz w:val="24"/>
                        <w:szCs w:val="24"/>
                        <w:lang w:eastAsia="en-US"/>
                      </w:rPr>
                    </m:ctrlPr>
                  </m:sSubPr>
                  <m:e>
                    <m:r>
                      <m:rPr/>
                      <w:rPr>
                        <w:rFonts w:ascii="Cambria Math" w:hAnsi="Cambria Math"/>
                        <w:kern w:val="0"/>
                        <w:sz w:val="24"/>
                        <w:szCs w:val="24"/>
                        <w:lang w:eastAsia="en-US"/>
                      </w:rPr>
                      <m:t>P</m:t>
                    </m:r>
                    <m:ctrlPr>
                      <w:rPr>
                        <w:rFonts w:ascii="Cambria Math" w:hAnsi="Cambria Math"/>
                        <w:kern w:val="0"/>
                        <w:sz w:val="24"/>
                        <w:szCs w:val="24"/>
                        <w:lang w:eastAsia="en-US"/>
                      </w:rPr>
                    </m:ctrlPr>
                  </m:e>
                  <m:sub>
                    <m:r>
                      <m:rPr>
                        <m:nor/>
                        <m:sty m:val="p"/>
                      </m:rPr>
                      <w:rPr>
                        <w:b w:val="0"/>
                        <w:i w:val="0"/>
                        <w:kern w:val="0"/>
                        <w:sz w:val="24"/>
                        <w:szCs w:val="24"/>
                        <w:lang w:eastAsia="en-US"/>
                      </w:rPr>
                      <m:t>actual</m:t>
                    </m:r>
                    <m:ctrlPr>
                      <w:rPr>
                        <w:rFonts w:ascii="Cambria Math" w:hAnsi="Cambria Math"/>
                        <w:kern w:val="0"/>
                        <w:sz w:val="24"/>
                        <w:szCs w:val="24"/>
                        <w:lang w:eastAsia="en-US"/>
                      </w:rPr>
                    </m:ctrlPr>
                  </m:sub>
                </m:sSub>
                <m:ctrlPr>
                  <w:rPr>
                    <w:rFonts w:ascii="Cambria Math" w:hAnsi="Cambria Math"/>
                    <w:kern w:val="0"/>
                    <w:sz w:val="24"/>
                    <w:szCs w:val="24"/>
                    <w:lang w:eastAsia="en-US"/>
                  </w:rPr>
                </m:ctrlPr>
              </m:den>
            </m:f>
            <m:ctrlPr>
              <w:rPr>
                <w:rFonts w:ascii="Cambria Math" w:hAnsi="Cambria Math"/>
                <w:kern w:val="0"/>
                <w:sz w:val="24"/>
                <w:szCs w:val="24"/>
                <w:lang w:eastAsia="en-US"/>
              </w:rPr>
            </m:ctrlPr>
          </m:e>
        </m:nary>
        <m:r>
          <m:rPr>
            <m:sty m:val="p"/>
          </m:rPr>
          <w:rPr>
            <w:rFonts w:ascii="Cambria Math" w:hAnsi="Cambria Math"/>
            <w:kern w:val="0"/>
            <w:sz w:val="24"/>
            <w:szCs w:val="24"/>
            <w:lang w:eastAsia="en-US"/>
          </w:rPr>
          <m:t>×</m:t>
        </m:r>
        <m:r>
          <m:rPr/>
          <w:rPr>
            <w:rFonts w:ascii="Cambria Math" w:hAnsi="Cambria Math"/>
            <w:kern w:val="0"/>
            <w:sz w:val="24"/>
            <w:szCs w:val="24"/>
            <w:lang w:eastAsia="en-US"/>
          </w:rPr>
          <m:t>100</m:t>
        </m:r>
        <m:r>
          <m:rPr>
            <m:sty m:val="p"/>
          </m:rPr>
          <w:rPr>
            <w:rFonts w:ascii="Cambria Math" w:hAnsi="Cambria Math"/>
            <w:kern w:val="0"/>
            <w:sz w:val="24"/>
            <w:szCs w:val="24"/>
            <w:lang w:eastAsia="en-US"/>
          </w:rPr>
          <m:t>%</m:t>
        </m:r>
      </m:oMath>
      <w:r>
        <w:rPr>
          <w:sz w:val="28"/>
          <w:szCs w:val="28"/>
        </w:rPr>
        <w:t xml:space="preserve"> - 相对性能比：</w:t>
      </w:r>
      <m:oMath>
        <m:r>
          <m:rPr>
            <m:nor/>
            <m:sty m:val="p"/>
          </m:rPr>
          <w:rPr>
            <w:b w:val="0"/>
            <w:i w:val="0"/>
            <w:kern w:val="0"/>
            <w:sz w:val="24"/>
            <w:szCs w:val="24"/>
            <w:lang w:eastAsia="en-US"/>
          </w:rPr>
          <m:t>performance_ratio</m:t>
        </m:r>
        <m:r>
          <m:rPr>
            <m:sty m:val="p"/>
          </m:rPr>
          <w:rPr>
            <w:rFonts w:ascii="Cambria Math" w:hAnsi="Cambria Math"/>
            <w:kern w:val="0"/>
            <w:sz w:val="24"/>
            <w:szCs w:val="24"/>
            <w:lang w:eastAsia="en-US"/>
          </w:rPr>
          <m:t>=</m:t>
        </m:r>
        <m:f>
          <m:fPr>
            <m:ctrlPr>
              <w:rPr>
                <w:rFonts w:ascii="Cambria Math" w:hAnsi="Cambria Math"/>
                <w:kern w:val="0"/>
                <w:sz w:val="24"/>
                <w:szCs w:val="24"/>
                <w:lang w:eastAsia="en-US"/>
              </w:rPr>
            </m:ctrlPr>
          </m:fPr>
          <m:num>
            <m:sSub>
              <m:sSubPr>
                <m:ctrlPr>
                  <w:rPr>
                    <w:rFonts w:ascii="Cambria Math" w:hAnsi="Cambria Math"/>
                    <w:kern w:val="0"/>
                    <w:sz w:val="24"/>
                    <w:szCs w:val="24"/>
                    <w:lang w:eastAsia="en-US"/>
                  </w:rPr>
                </m:ctrlPr>
              </m:sSubPr>
              <m:e>
                <m:r>
                  <m:rPr>
                    <m:nor/>
                    <m:sty m:val="p"/>
                  </m:rPr>
                  <w:rPr>
                    <w:b w:val="0"/>
                    <w:i w:val="0"/>
                    <w:kern w:val="0"/>
                    <w:sz w:val="24"/>
                    <w:szCs w:val="24"/>
                    <w:lang w:eastAsia="en-US"/>
                  </w:rPr>
                  <m:t>MAPE</m:t>
                </m:r>
                <m:ctrlPr>
                  <w:rPr>
                    <w:rFonts w:ascii="Cambria Math" w:hAnsi="Cambria Math"/>
                    <w:kern w:val="0"/>
                    <w:sz w:val="24"/>
                    <w:szCs w:val="24"/>
                    <w:lang w:eastAsia="en-US"/>
                  </w:rPr>
                </m:ctrlPr>
              </m:e>
              <m:sub>
                <m:r>
                  <m:rPr>
                    <m:nor/>
                    <m:sty m:val="p"/>
                  </m:rPr>
                  <w:rPr>
                    <w:b w:val="0"/>
                    <w:i w:val="0"/>
                    <w:kern w:val="0"/>
                    <w:sz w:val="24"/>
                    <w:szCs w:val="24"/>
                    <w:lang w:eastAsia="en-US"/>
                  </w:rPr>
                  <m:t>rf</m:t>
                </m:r>
                <m:ctrlPr>
                  <w:rPr>
                    <w:rFonts w:ascii="Cambria Math" w:hAnsi="Cambria Math"/>
                    <w:kern w:val="0"/>
                    <w:sz w:val="24"/>
                    <w:szCs w:val="24"/>
                    <w:lang w:eastAsia="en-US"/>
                  </w:rPr>
                </m:ctrlPr>
              </m:sub>
            </m:sSub>
            <m:ctrlPr>
              <w:rPr>
                <w:rFonts w:ascii="Cambria Math" w:hAnsi="Cambria Math"/>
                <w:kern w:val="0"/>
                <w:sz w:val="24"/>
                <w:szCs w:val="24"/>
                <w:lang w:eastAsia="en-US"/>
              </w:rPr>
            </m:ctrlPr>
          </m:num>
          <m:den>
            <m:sSub>
              <m:sSubPr>
                <m:ctrlPr>
                  <w:rPr>
                    <w:rFonts w:ascii="Cambria Math" w:hAnsi="Cambria Math"/>
                    <w:kern w:val="0"/>
                    <w:sz w:val="24"/>
                    <w:szCs w:val="24"/>
                    <w:lang w:eastAsia="en-US"/>
                  </w:rPr>
                </m:ctrlPr>
              </m:sSubPr>
              <m:e>
                <m:r>
                  <m:rPr>
                    <m:nor/>
                    <m:sty m:val="p"/>
                  </m:rPr>
                  <w:rPr>
                    <w:b w:val="0"/>
                    <w:i w:val="0"/>
                    <w:kern w:val="0"/>
                    <w:sz w:val="24"/>
                    <w:szCs w:val="24"/>
                    <w:lang w:eastAsia="en-US"/>
                  </w:rPr>
                  <m:t>MAPE</m:t>
                </m:r>
                <m:ctrlPr>
                  <w:rPr>
                    <w:rFonts w:ascii="Cambria Math" w:hAnsi="Cambria Math"/>
                    <w:kern w:val="0"/>
                    <w:sz w:val="24"/>
                    <w:szCs w:val="24"/>
                    <w:lang w:eastAsia="en-US"/>
                  </w:rPr>
                </m:ctrlPr>
              </m:e>
              <m:sub>
                <m:r>
                  <m:rPr>
                    <m:nor/>
                    <m:sty m:val="p"/>
                  </m:rPr>
                  <w:rPr>
                    <w:b w:val="0"/>
                    <w:i w:val="0"/>
                    <w:kern w:val="0"/>
                    <w:sz w:val="24"/>
                    <w:szCs w:val="24"/>
                    <w:lang w:eastAsia="en-US"/>
                  </w:rPr>
                  <m:t>knn</m:t>
                </m:r>
                <m:ctrlPr>
                  <w:rPr>
                    <w:rFonts w:ascii="Cambria Math" w:hAnsi="Cambria Math"/>
                    <w:kern w:val="0"/>
                    <w:sz w:val="24"/>
                    <w:szCs w:val="24"/>
                    <w:lang w:eastAsia="en-US"/>
                  </w:rPr>
                </m:ctrlPr>
              </m:sub>
            </m:sSub>
            <m:r>
              <m:rPr>
                <m:sty m:val="p"/>
              </m:rPr>
              <w:rPr>
                <w:rFonts w:ascii="Cambria Math" w:hAnsi="Cambria Math"/>
                <w:kern w:val="0"/>
                <w:sz w:val="24"/>
                <w:szCs w:val="24"/>
                <w:lang w:eastAsia="en-US"/>
              </w:rPr>
              <m:t>+</m:t>
            </m:r>
            <m:sSub>
              <m:sSubPr>
                <m:ctrlPr>
                  <w:rPr>
                    <w:rFonts w:ascii="Cambria Math" w:hAnsi="Cambria Math"/>
                    <w:kern w:val="0"/>
                    <w:sz w:val="24"/>
                    <w:szCs w:val="24"/>
                    <w:lang w:eastAsia="en-US"/>
                  </w:rPr>
                </m:ctrlPr>
              </m:sSubPr>
              <m:e>
                <m:r>
                  <m:rPr>
                    <m:nor/>
                    <m:sty m:val="p"/>
                  </m:rPr>
                  <w:rPr>
                    <w:b w:val="0"/>
                    <w:i w:val="0"/>
                    <w:kern w:val="0"/>
                    <w:sz w:val="24"/>
                    <w:szCs w:val="24"/>
                    <w:lang w:eastAsia="en-US"/>
                  </w:rPr>
                  <m:t>MAPE</m:t>
                </m:r>
                <m:ctrlPr>
                  <w:rPr>
                    <w:rFonts w:ascii="Cambria Math" w:hAnsi="Cambria Math"/>
                    <w:kern w:val="0"/>
                    <w:sz w:val="24"/>
                    <w:szCs w:val="24"/>
                    <w:lang w:eastAsia="en-US"/>
                  </w:rPr>
                </m:ctrlPr>
              </m:e>
              <m:sub>
                <m:r>
                  <m:rPr>
                    <m:nor/>
                    <m:sty m:val="p"/>
                  </m:rPr>
                  <w:rPr>
                    <w:b w:val="0"/>
                    <w:i w:val="0"/>
                    <w:kern w:val="0"/>
                    <w:sz w:val="24"/>
                    <w:szCs w:val="24"/>
                    <w:lang w:eastAsia="en-US"/>
                  </w:rPr>
                  <m:t>rf</m:t>
                </m:r>
                <m:ctrlPr>
                  <w:rPr>
                    <w:rFonts w:ascii="Cambria Math" w:hAnsi="Cambria Math"/>
                    <w:kern w:val="0"/>
                    <w:sz w:val="24"/>
                    <w:szCs w:val="24"/>
                    <w:lang w:eastAsia="en-US"/>
                  </w:rPr>
                </m:ctrlPr>
              </m:sub>
            </m:sSub>
            <m:ctrlPr>
              <w:rPr>
                <w:rFonts w:ascii="Cambria Math" w:hAnsi="Cambria Math"/>
                <w:kern w:val="0"/>
                <w:sz w:val="24"/>
                <w:szCs w:val="24"/>
                <w:lang w:eastAsia="en-US"/>
              </w:rPr>
            </m:ctrlPr>
          </m:den>
        </m:f>
      </m:oMath>
      <w:r>
        <w:rPr>
          <w:rFonts w:hint="eastAsia"/>
          <w:sz w:val="28"/>
          <w:szCs w:val="28"/>
        </w:rPr>
        <w:t>。</w:t>
      </w:r>
    </w:p>
    <w:p w14:paraId="0DFB3DBA">
      <w:pPr>
        <w:ind w:firstLine="560" w:firstLineChars="200"/>
        <w:textAlignment w:val="center"/>
        <w:rPr>
          <w:sz w:val="28"/>
          <w:szCs w:val="28"/>
        </w:rPr>
      </w:pPr>
      <w:r>
        <w:rPr>
          <w:sz w:val="28"/>
          <w:szCs w:val="28"/>
        </w:rPr>
        <w:t>权重更新数学公式：</w:t>
      </w:r>
    </w:p>
    <w:p w14:paraId="7A7BB6A6">
      <w:pPr>
        <w:ind w:firstLine="480" w:firstLineChars="200"/>
        <w:textAlignment w:val="center"/>
        <w:rPr>
          <w:rFonts w:hint="eastAsia"/>
          <w:sz w:val="28"/>
          <w:szCs w:val="28"/>
        </w:rPr>
      </w:pPr>
      <m:oMath>
        <m:sSub>
          <m:sSubPr>
            <m:ctrlPr>
              <w:rPr>
                <w:rFonts w:ascii="Cambria Math" w:hAnsi="Cambria Math"/>
                <w:kern w:val="0"/>
                <w:sz w:val="24"/>
                <w:szCs w:val="24"/>
                <w:lang w:eastAsia="en-US"/>
              </w:rPr>
            </m:ctrlPr>
          </m:sSubPr>
          <m:e>
            <m:r>
              <m:rPr/>
              <w:rPr>
                <w:rFonts w:ascii="Cambria Math" w:hAnsi="Cambria Math"/>
                <w:kern w:val="0"/>
                <w:sz w:val="24"/>
                <w:szCs w:val="24"/>
                <w:lang w:eastAsia="en-US"/>
              </w:rPr>
              <m:t>α</m:t>
            </m:r>
            <m:ctrlPr>
              <w:rPr>
                <w:rFonts w:ascii="Cambria Math" w:hAnsi="Cambria Math"/>
                <w:kern w:val="0"/>
                <w:sz w:val="24"/>
                <w:szCs w:val="24"/>
                <w:lang w:eastAsia="en-US"/>
              </w:rPr>
            </m:ctrlPr>
          </m:e>
          <m:sub>
            <m:r>
              <m:rPr>
                <m:nor/>
                <m:sty m:val="p"/>
              </m:rPr>
              <w:rPr>
                <w:b w:val="0"/>
                <w:i w:val="0"/>
                <w:kern w:val="0"/>
                <w:sz w:val="24"/>
                <w:szCs w:val="24"/>
                <w:lang w:eastAsia="en-US"/>
              </w:rPr>
              <m:t>new</m:t>
            </m:r>
            <m:ctrlPr>
              <w:rPr>
                <w:rFonts w:ascii="Cambria Math" w:hAnsi="Cambria Math"/>
                <w:kern w:val="0"/>
                <w:sz w:val="24"/>
                <w:szCs w:val="24"/>
                <w:lang w:eastAsia="en-US"/>
              </w:rPr>
            </m:ctrlPr>
          </m:sub>
        </m:sSub>
        <m:r>
          <m:rPr>
            <m:sty m:val="p"/>
          </m:rPr>
          <w:rPr>
            <w:rFonts w:ascii="Cambria Math" w:hAnsi="Cambria Math"/>
            <w:kern w:val="0"/>
            <w:sz w:val="24"/>
            <w:szCs w:val="24"/>
            <w:lang w:eastAsia="en-US"/>
          </w:rPr>
          <m:t>=</m:t>
        </m:r>
        <m:sSub>
          <m:sSubPr>
            <m:ctrlPr>
              <w:rPr>
                <w:rFonts w:ascii="Cambria Math" w:hAnsi="Cambria Math"/>
                <w:kern w:val="0"/>
                <w:sz w:val="24"/>
                <w:szCs w:val="24"/>
                <w:lang w:eastAsia="en-US"/>
              </w:rPr>
            </m:ctrlPr>
          </m:sSubPr>
          <m:e>
            <m:r>
              <m:rPr/>
              <w:rPr>
                <w:rFonts w:ascii="Cambria Math" w:hAnsi="Cambria Math"/>
                <w:kern w:val="0"/>
                <w:sz w:val="24"/>
                <w:szCs w:val="24"/>
                <w:lang w:eastAsia="en-US"/>
              </w:rPr>
              <m:t>α</m:t>
            </m:r>
            <m:ctrlPr>
              <w:rPr>
                <w:rFonts w:ascii="Cambria Math" w:hAnsi="Cambria Math"/>
                <w:kern w:val="0"/>
                <w:sz w:val="24"/>
                <w:szCs w:val="24"/>
                <w:lang w:eastAsia="en-US"/>
              </w:rPr>
            </m:ctrlPr>
          </m:e>
          <m:sub>
            <m:r>
              <m:rPr>
                <m:nor/>
                <m:sty m:val="p"/>
              </m:rPr>
              <w:rPr>
                <w:b w:val="0"/>
                <w:i w:val="0"/>
                <w:kern w:val="0"/>
                <w:sz w:val="24"/>
                <w:szCs w:val="24"/>
                <w:lang w:eastAsia="en-US"/>
              </w:rPr>
              <m:t>old</m:t>
            </m:r>
            <m:ctrlPr>
              <w:rPr>
                <w:rFonts w:ascii="Cambria Math" w:hAnsi="Cambria Math"/>
                <w:kern w:val="0"/>
                <w:sz w:val="24"/>
                <w:szCs w:val="24"/>
                <w:lang w:eastAsia="en-US"/>
              </w:rPr>
            </m:ctrlPr>
          </m:sub>
        </m:sSub>
        <m:r>
          <m:rPr>
            <m:sty m:val="p"/>
          </m:rPr>
          <w:rPr>
            <w:rFonts w:ascii="Cambria Math" w:hAnsi="Cambria Math"/>
            <w:kern w:val="0"/>
            <w:sz w:val="24"/>
            <w:szCs w:val="24"/>
            <w:lang w:eastAsia="en-US"/>
          </w:rPr>
          <m:t>×</m:t>
        </m:r>
        <m:r>
          <m:rPr/>
          <w:rPr>
            <w:rFonts w:ascii="Cambria Math" w:hAnsi="Cambria Math"/>
            <w:kern w:val="0"/>
            <w:sz w:val="24"/>
            <w:szCs w:val="24"/>
            <w:lang w:eastAsia="en-US"/>
          </w:rPr>
          <m:t>β</m:t>
        </m:r>
        <m:r>
          <m:rPr>
            <m:sty m:val="p"/>
          </m:rPr>
          <w:rPr>
            <w:rFonts w:ascii="Cambria Math" w:hAnsi="Cambria Math"/>
            <w:kern w:val="0"/>
            <w:sz w:val="24"/>
            <w:szCs w:val="24"/>
            <w:lang w:eastAsia="en-US"/>
          </w:rPr>
          <m:t>+</m:t>
        </m:r>
        <m:d>
          <m:dPr>
            <m:ctrlPr>
              <w:rPr>
                <w:rFonts w:ascii="Cambria Math" w:hAnsi="Cambria Math"/>
                <w:kern w:val="0"/>
                <w:sz w:val="24"/>
                <w:szCs w:val="24"/>
                <w:lang w:eastAsia="en-US"/>
              </w:rPr>
            </m:ctrlPr>
          </m:dPr>
          <m:e>
            <m:r>
              <m:rPr/>
              <w:rPr>
                <w:rFonts w:ascii="Cambria Math" w:hAnsi="Cambria Math"/>
                <w:kern w:val="0"/>
                <w:sz w:val="24"/>
                <w:szCs w:val="24"/>
                <w:lang w:eastAsia="en-US"/>
              </w:rPr>
              <m:t>1</m:t>
            </m:r>
            <m:r>
              <m:rPr>
                <m:sty m:val="p"/>
              </m:rPr>
              <w:rPr>
                <w:rFonts w:ascii="Cambria Math" w:hAnsi="Cambria Math"/>
                <w:kern w:val="0"/>
                <w:sz w:val="24"/>
                <w:szCs w:val="24"/>
                <w:lang w:eastAsia="en-US"/>
              </w:rPr>
              <m:t>−</m:t>
            </m:r>
            <m:r>
              <m:rPr/>
              <w:rPr>
                <w:rFonts w:ascii="Cambria Math" w:hAnsi="Cambria Math"/>
                <w:kern w:val="0"/>
                <w:sz w:val="24"/>
                <w:szCs w:val="24"/>
                <w:lang w:eastAsia="en-US"/>
              </w:rPr>
              <m:t>β</m:t>
            </m:r>
            <m:ctrlPr>
              <w:rPr>
                <w:rFonts w:ascii="Cambria Math" w:hAnsi="Cambria Math"/>
                <w:kern w:val="0"/>
                <w:sz w:val="24"/>
                <w:szCs w:val="24"/>
                <w:lang w:eastAsia="en-US"/>
              </w:rPr>
            </m:ctrlPr>
          </m:e>
        </m:d>
        <m:r>
          <m:rPr>
            <m:sty m:val="p"/>
          </m:rPr>
          <w:rPr>
            <w:rFonts w:ascii="Cambria Math" w:hAnsi="Cambria Math"/>
            <w:kern w:val="0"/>
            <w:sz w:val="24"/>
            <w:szCs w:val="24"/>
            <w:lang w:eastAsia="en-US"/>
          </w:rPr>
          <m:t>×</m:t>
        </m:r>
        <m:r>
          <m:rPr>
            <m:nor/>
            <m:sty m:val="p"/>
          </m:rPr>
          <w:rPr>
            <w:b w:val="0"/>
            <w:i w:val="0"/>
            <w:kern w:val="0"/>
            <w:sz w:val="24"/>
            <w:szCs w:val="24"/>
            <w:lang w:eastAsia="en-US"/>
          </w:rPr>
          <m:t>performance_ratio</m:t>
        </m:r>
      </m:oMath>
      <w:r>
        <w:rPr>
          <w:rFonts w:hint="eastAsia"/>
          <w:sz w:val="28"/>
          <w:szCs w:val="28"/>
        </w:rPr>
        <w:t>；</w:t>
      </w:r>
    </w:p>
    <w:p w14:paraId="771AF357">
      <w:pPr>
        <w:ind w:firstLine="560" w:firstLineChars="200"/>
        <w:textAlignment w:val="center"/>
        <w:rPr>
          <w:rFonts w:hint="eastAsia"/>
          <w:sz w:val="28"/>
          <w:szCs w:val="28"/>
        </w:rPr>
      </w:pPr>
      <w:r>
        <w:rPr>
          <w:sz w:val="28"/>
          <w:szCs w:val="28"/>
        </w:rPr>
        <w:t>其中：</w:t>
      </w:r>
      <m:oMath>
        <m:r>
          <m:rPr/>
          <w:rPr>
            <w:rFonts w:ascii="Cambria Math" w:hAnsi="Cambria Math"/>
            <w:kern w:val="0"/>
            <w:sz w:val="24"/>
            <w:szCs w:val="24"/>
          </w:rPr>
          <m:t>β</m:t>
        </m:r>
      </m:oMath>
      <w:r>
        <w:rPr>
          <w:sz w:val="28"/>
          <w:szCs w:val="28"/>
        </w:rPr>
        <w:t>为平滑因子，取值0.9，用于避免权重剧烈波动 - 权重范围约束：</w:t>
      </w:r>
      <m:oMath>
        <m:sSub>
          <m:sSubPr>
            <m:ctrlPr>
              <w:rPr>
                <w:rFonts w:ascii="Cambria Math" w:hAnsi="Cambria Math"/>
                <w:kern w:val="0"/>
                <w:sz w:val="24"/>
                <w:szCs w:val="24"/>
                <w:lang w:eastAsia="en-US"/>
              </w:rPr>
            </m:ctrlPr>
          </m:sSubPr>
          <m:e>
            <m:r>
              <m:rPr/>
              <w:rPr>
                <w:rFonts w:ascii="Cambria Math" w:hAnsi="Cambria Math"/>
                <w:kern w:val="0"/>
                <w:sz w:val="24"/>
                <w:szCs w:val="24"/>
              </w:rPr>
              <m:t>α</m:t>
            </m:r>
            <m:ctrlPr>
              <w:rPr>
                <w:rFonts w:ascii="Cambria Math" w:hAnsi="Cambria Math"/>
                <w:kern w:val="0"/>
                <w:sz w:val="24"/>
                <w:szCs w:val="24"/>
                <w:lang w:eastAsia="en-US"/>
              </w:rPr>
            </m:ctrlPr>
          </m:e>
          <m:sub>
            <m:r>
              <m:rPr>
                <m:nor/>
                <m:sty m:val="p"/>
              </m:rPr>
              <w:rPr>
                <w:b w:val="0"/>
                <w:i w:val="0"/>
                <w:kern w:val="0"/>
                <w:sz w:val="24"/>
                <w:szCs w:val="24"/>
              </w:rPr>
              <m:t>new</m:t>
            </m:r>
            <m:ctrlPr>
              <w:rPr>
                <w:rFonts w:ascii="Cambria Math" w:hAnsi="Cambria Math"/>
                <w:kern w:val="0"/>
                <w:sz w:val="24"/>
                <w:szCs w:val="24"/>
                <w:lang w:eastAsia="en-US"/>
              </w:rPr>
            </m:ctrlPr>
          </m:sub>
        </m:sSub>
        <m:r>
          <m:rPr>
            <m:sty m:val="p"/>
          </m:rPr>
          <w:rPr>
            <w:rFonts w:ascii="Cambria Math" w:hAnsi="Cambria Math"/>
            <w:kern w:val="0"/>
            <w:sz w:val="24"/>
            <w:szCs w:val="24"/>
          </w:rPr>
          <m:t>∈</m:t>
        </m:r>
        <m:d>
          <m:dPr>
            <m:begChr m:val="["/>
            <m:endChr m:val="]"/>
            <m:ctrlPr>
              <w:rPr>
                <w:rFonts w:ascii="Cambria Math" w:hAnsi="Cambria Math"/>
                <w:kern w:val="0"/>
                <w:sz w:val="24"/>
                <w:szCs w:val="24"/>
                <w:lang w:eastAsia="en-US"/>
              </w:rPr>
            </m:ctrlPr>
          </m:dPr>
          <m:e>
            <m:r>
              <m:rPr/>
              <w:rPr>
                <w:rFonts w:ascii="Cambria Math" w:hAnsi="Cambria Math"/>
                <w:kern w:val="0"/>
                <w:sz w:val="24"/>
                <w:szCs w:val="24"/>
              </w:rPr>
              <m:t>0.1</m:t>
            </m:r>
            <m:r>
              <m:rPr>
                <m:sty m:val="p"/>
              </m:rPr>
              <w:rPr>
                <w:rFonts w:ascii="Cambria Math" w:hAnsi="Cambria Math"/>
                <w:kern w:val="0"/>
                <w:sz w:val="24"/>
                <w:szCs w:val="24"/>
              </w:rPr>
              <m:t>,</m:t>
            </m:r>
            <m:r>
              <m:rPr/>
              <w:rPr>
                <w:rFonts w:ascii="Cambria Math" w:hAnsi="Cambria Math"/>
                <w:kern w:val="0"/>
                <w:sz w:val="24"/>
                <w:szCs w:val="24"/>
              </w:rPr>
              <m:t>0.6</m:t>
            </m:r>
            <m:ctrlPr>
              <w:rPr>
                <w:rFonts w:ascii="Cambria Math" w:hAnsi="Cambria Math"/>
                <w:kern w:val="0"/>
                <w:sz w:val="24"/>
                <w:szCs w:val="24"/>
                <w:lang w:eastAsia="en-US"/>
              </w:rPr>
            </m:ctrlPr>
          </m:e>
        </m:d>
      </m:oMath>
      <w:r>
        <w:rPr>
          <w:rFonts w:hint="eastAsia"/>
          <w:sz w:val="28"/>
          <w:szCs w:val="28"/>
        </w:rPr>
        <w:t>。</w:t>
      </w:r>
    </w:p>
    <w:p w14:paraId="5FF64651">
      <w:pPr>
        <w:ind w:firstLine="560" w:firstLineChars="200"/>
        <w:textAlignment w:val="center"/>
        <w:rPr>
          <w:sz w:val="28"/>
          <w:szCs w:val="28"/>
        </w:rPr>
      </w:pPr>
      <w:r>
        <w:rPr>
          <w:sz w:val="28"/>
          <w:szCs w:val="28"/>
        </w:rPr>
        <w:t>收敛条件判断：当连续十次权重更新过程中，新旧权重差值的绝对值均小于0.01时，判定权重参数已达到收敛状态，即满足条件：</w:t>
      </w:r>
      <m:oMath>
        <m:d>
          <m:dPr>
            <m:begChr m:val="|"/>
            <m:endChr m:val="|"/>
            <m:ctrlPr>
              <w:rPr>
                <w:rFonts w:ascii="Cambria Math" w:hAnsi="Cambria Math"/>
                <w:kern w:val="0"/>
                <w:sz w:val="24"/>
                <w:szCs w:val="24"/>
                <w:lang w:eastAsia="en-US"/>
              </w:rPr>
            </m:ctrlPr>
          </m:dPr>
          <m:e>
            <m:sSub>
              <m:sSubPr>
                <m:ctrlPr>
                  <w:rPr>
                    <w:rFonts w:ascii="Cambria Math" w:hAnsi="Cambria Math"/>
                    <w:kern w:val="0"/>
                    <w:sz w:val="24"/>
                    <w:szCs w:val="24"/>
                    <w:lang w:eastAsia="en-US"/>
                  </w:rPr>
                </m:ctrlPr>
              </m:sSubPr>
              <m:e>
                <m:r>
                  <m:rPr/>
                  <w:rPr>
                    <w:rFonts w:ascii="Cambria Math" w:hAnsi="Cambria Math"/>
                    <w:kern w:val="0"/>
                    <w:sz w:val="24"/>
                    <w:szCs w:val="24"/>
                  </w:rPr>
                  <m:t>α</m:t>
                </m:r>
                <m:ctrlPr>
                  <w:rPr>
                    <w:rFonts w:ascii="Cambria Math" w:hAnsi="Cambria Math"/>
                    <w:kern w:val="0"/>
                    <w:sz w:val="24"/>
                    <w:szCs w:val="24"/>
                    <w:lang w:eastAsia="en-US"/>
                  </w:rPr>
                </m:ctrlPr>
              </m:e>
              <m:sub>
                <m:r>
                  <m:rPr>
                    <m:nor/>
                    <m:sty m:val="p"/>
                  </m:rPr>
                  <w:rPr>
                    <w:b w:val="0"/>
                    <w:i w:val="0"/>
                    <w:kern w:val="0"/>
                    <w:sz w:val="24"/>
                    <w:szCs w:val="24"/>
                  </w:rPr>
                  <m:t>new</m:t>
                </m:r>
                <m:ctrlPr>
                  <w:rPr>
                    <w:rFonts w:ascii="Cambria Math" w:hAnsi="Cambria Math"/>
                    <w:kern w:val="0"/>
                    <w:sz w:val="24"/>
                    <w:szCs w:val="24"/>
                    <w:lang w:eastAsia="en-US"/>
                  </w:rPr>
                </m:ctrlPr>
              </m:sub>
            </m:sSub>
            <m:r>
              <m:rPr>
                <m:sty m:val="p"/>
              </m:rPr>
              <w:rPr>
                <w:rFonts w:ascii="Cambria Math" w:hAnsi="Cambria Math"/>
                <w:kern w:val="0"/>
                <w:sz w:val="24"/>
                <w:szCs w:val="24"/>
              </w:rPr>
              <m:t>−</m:t>
            </m:r>
            <m:sSub>
              <m:sSubPr>
                <m:ctrlPr>
                  <w:rPr>
                    <w:rFonts w:ascii="Cambria Math" w:hAnsi="Cambria Math"/>
                    <w:kern w:val="0"/>
                    <w:sz w:val="24"/>
                    <w:szCs w:val="24"/>
                    <w:lang w:eastAsia="en-US"/>
                  </w:rPr>
                </m:ctrlPr>
              </m:sSubPr>
              <m:e>
                <m:r>
                  <m:rPr/>
                  <w:rPr>
                    <w:rFonts w:ascii="Cambria Math" w:hAnsi="Cambria Math"/>
                    <w:kern w:val="0"/>
                    <w:sz w:val="24"/>
                    <w:szCs w:val="24"/>
                  </w:rPr>
                  <m:t>α</m:t>
                </m:r>
                <m:ctrlPr>
                  <w:rPr>
                    <w:rFonts w:ascii="Cambria Math" w:hAnsi="Cambria Math"/>
                    <w:kern w:val="0"/>
                    <w:sz w:val="24"/>
                    <w:szCs w:val="24"/>
                    <w:lang w:eastAsia="en-US"/>
                  </w:rPr>
                </m:ctrlPr>
              </m:e>
              <m:sub>
                <m:r>
                  <m:rPr>
                    <m:nor/>
                    <m:sty m:val="p"/>
                  </m:rPr>
                  <w:rPr>
                    <w:b w:val="0"/>
                    <w:i w:val="0"/>
                    <w:kern w:val="0"/>
                    <w:sz w:val="24"/>
                    <w:szCs w:val="24"/>
                  </w:rPr>
                  <m:t>old</m:t>
                </m:r>
                <m:ctrlPr>
                  <w:rPr>
                    <w:rFonts w:ascii="Cambria Math" w:hAnsi="Cambria Math"/>
                    <w:kern w:val="0"/>
                    <w:sz w:val="24"/>
                    <w:szCs w:val="24"/>
                    <w:lang w:eastAsia="en-US"/>
                  </w:rPr>
                </m:ctrlPr>
              </m:sub>
            </m:sSub>
            <m:ctrlPr>
              <w:rPr>
                <w:rFonts w:ascii="Cambria Math" w:hAnsi="Cambria Math"/>
                <w:kern w:val="0"/>
                <w:sz w:val="24"/>
                <w:szCs w:val="24"/>
                <w:lang w:eastAsia="en-US"/>
              </w:rPr>
            </m:ctrlPr>
          </m:e>
        </m:d>
        <m:r>
          <m:rPr>
            <m:sty m:val="p"/>
          </m:rPr>
          <w:rPr>
            <w:rFonts w:ascii="Cambria Math" w:hAnsi="Cambria Math"/>
            <w:kern w:val="0"/>
            <w:sz w:val="24"/>
            <w:szCs w:val="24"/>
          </w:rPr>
          <m:t>&lt;</m:t>
        </m:r>
        <m:r>
          <m:rPr/>
          <w:rPr>
            <w:rFonts w:ascii="Cambria Math" w:hAnsi="Cambria Math"/>
            <w:kern w:val="0"/>
            <w:sz w:val="24"/>
            <w:szCs w:val="24"/>
          </w:rPr>
          <m:t>0.01</m:t>
        </m:r>
      </m:oMath>
      <w:r>
        <w:rPr>
          <w:sz w:val="28"/>
          <w:szCs w:val="28"/>
        </w:rPr>
        <w:t>且该条件连续十次更新均成立。</w:t>
      </w:r>
    </w:p>
    <w:p w14:paraId="05F4790E">
      <w:pPr>
        <w:ind w:firstLine="560" w:firstLineChars="200"/>
        <w:textAlignment w:val="center"/>
        <w:rPr>
          <w:sz w:val="28"/>
          <w:szCs w:val="28"/>
        </w:rPr>
      </w:pPr>
      <w:r>
        <w:rPr>
          <w:rFonts w:hint="eastAsia"/>
          <w:sz w:val="28"/>
          <w:szCs w:val="28"/>
        </w:rPr>
        <w:t>进一步的，</w:t>
      </w:r>
      <w:r>
        <w:rPr>
          <w:sz w:val="28"/>
          <w:szCs w:val="28"/>
        </w:rPr>
        <w:t>最终价格预测与输出</w:t>
      </w:r>
      <w:r>
        <w:rPr>
          <w:rFonts w:hint="eastAsia"/>
          <w:sz w:val="28"/>
          <w:szCs w:val="28"/>
        </w:rPr>
        <w:t>：</w:t>
      </w:r>
    </w:p>
    <w:p w14:paraId="0ED4C995">
      <w:pPr>
        <w:ind w:firstLine="560" w:firstLineChars="200"/>
        <w:textAlignment w:val="center"/>
        <w:rPr>
          <w:sz w:val="28"/>
          <w:szCs w:val="28"/>
        </w:rPr>
      </w:pPr>
      <w:r>
        <w:rPr>
          <w:sz w:val="28"/>
          <w:szCs w:val="28"/>
        </w:rPr>
        <w:t>预测结果融合：最终价格预测值通过加权融合方法计算得出，计算公式为：</w:t>
      </w:r>
      <m:oMath>
        <m:sSub>
          <m:sSubPr>
            <m:ctrlPr>
              <w:rPr>
                <w:rFonts w:ascii="Cambria Math" w:hAnsi="Cambria Math"/>
                <w:kern w:val="0"/>
                <w:sz w:val="24"/>
                <w:szCs w:val="24"/>
                <w:lang w:eastAsia="en-US"/>
              </w:rPr>
            </m:ctrlPr>
          </m:sSubPr>
          <m:e>
            <m:r>
              <m:rPr/>
              <w:rPr>
                <w:rFonts w:ascii="Cambria Math" w:hAnsi="Cambria Math"/>
                <w:kern w:val="0"/>
                <w:sz w:val="24"/>
                <w:szCs w:val="24"/>
                <w:lang w:eastAsia="en-US"/>
              </w:rPr>
              <m:t>P</m:t>
            </m:r>
            <m:ctrlPr>
              <w:rPr>
                <w:rFonts w:ascii="Cambria Math" w:hAnsi="Cambria Math"/>
                <w:kern w:val="0"/>
                <w:sz w:val="24"/>
                <w:szCs w:val="24"/>
                <w:lang w:eastAsia="en-US"/>
              </w:rPr>
            </m:ctrlPr>
          </m:e>
          <m:sub>
            <m:r>
              <m:rPr>
                <m:nor/>
                <m:sty m:val="p"/>
              </m:rPr>
              <w:rPr>
                <w:b w:val="0"/>
                <w:i w:val="0"/>
                <w:kern w:val="0"/>
                <w:sz w:val="24"/>
                <w:szCs w:val="24"/>
                <w:lang w:eastAsia="en-US"/>
              </w:rPr>
              <m:t>final</m:t>
            </m:r>
            <m:ctrlPr>
              <w:rPr>
                <w:rFonts w:ascii="Cambria Math" w:hAnsi="Cambria Math"/>
                <w:kern w:val="0"/>
                <w:sz w:val="24"/>
                <w:szCs w:val="24"/>
                <w:lang w:eastAsia="en-US"/>
              </w:rPr>
            </m:ctrlPr>
          </m:sub>
        </m:sSub>
        <m:r>
          <m:rPr>
            <m:sty m:val="p"/>
          </m:rPr>
          <w:rPr>
            <w:rFonts w:ascii="Cambria Math" w:hAnsi="Cambria Math"/>
            <w:kern w:val="0"/>
            <w:sz w:val="24"/>
            <w:szCs w:val="24"/>
            <w:lang w:eastAsia="en-US"/>
          </w:rPr>
          <m:t>=</m:t>
        </m:r>
        <m:r>
          <m:rPr/>
          <w:rPr>
            <w:rFonts w:ascii="Cambria Math" w:hAnsi="Cambria Math"/>
            <w:kern w:val="0"/>
            <w:sz w:val="24"/>
            <w:szCs w:val="24"/>
            <w:lang w:eastAsia="en-US"/>
          </w:rPr>
          <m:t>α</m:t>
        </m:r>
        <m:r>
          <m:rPr>
            <m:sty m:val="p"/>
          </m:rPr>
          <w:rPr>
            <w:rFonts w:ascii="Cambria Math" w:hAnsi="Cambria Math"/>
            <w:kern w:val="0"/>
            <w:sz w:val="24"/>
            <w:szCs w:val="24"/>
            <w:lang w:eastAsia="en-US"/>
          </w:rPr>
          <m:t>×</m:t>
        </m:r>
        <m:sSub>
          <m:sSubPr>
            <m:ctrlPr>
              <w:rPr>
                <w:rFonts w:ascii="Cambria Math" w:hAnsi="Cambria Math"/>
                <w:kern w:val="0"/>
                <w:sz w:val="24"/>
                <w:szCs w:val="24"/>
                <w:lang w:eastAsia="en-US"/>
              </w:rPr>
            </m:ctrlPr>
          </m:sSubPr>
          <m:e>
            <m:r>
              <m:rPr/>
              <w:rPr>
                <w:rFonts w:ascii="Cambria Math" w:hAnsi="Cambria Math"/>
                <w:kern w:val="0"/>
                <w:sz w:val="24"/>
                <w:szCs w:val="24"/>
                <w:lang w:eastAsia="en-US"/>
              </w:rPr>
              <m:t>P</m:t>
            </m:r>
            <m:ctrlPr>
              <w:rPr>
                <w:rFonts w:ascii="Cambria Math" w:hAnsi="Cambria Math"/>
                <w:kern w:val="0"/>
                <w:sz w:val="24"/>
                <w:szCs w:val="24"/>
                <w:lang w:eastAsia="en-US"/>
              </w:rPr>
            </m:ctrlPr>
          </m:e>
          <m:sub>
            <m:r>
              <m:rPr>
                <m:nor/>
                <m:sty m:val="p"/>
              </m:rPr>
              <w:rPr>
                <w:b w:val="0"/>
                <w:i w:val="0"/>
                <w:kern w:val="0"/>
                <w:sz w:val="24"/>
                <w:szCs w:val="24"/>
                <w:lang w:eastAsia="en-US"/>
              </w:rPr>
              <m:t>knn</m:t>
            </m:r>
            <m:ctrlPr>
              <w:rPr>
                <w:rFonts w:ascii="Cambria Math" w:hAnsi="Cambria Math"/>
                <w:kern w:val="0"/>
                <w:sz w:val="24"/>
                <w:szCs w:val="24"/>
                <w:lang w:eastAsia="en-US"/>
              </w:rPr>
            </m:ctrlPr>
          </m:sub>
        </m:sSub>
        <m:r>
          <m:rPr>
            <m:sty m:val="p"/>
          </m:rPr>
          <w:rPr>
            <w:rFonts w:ascii="Cambria Math" w:hAnsi="Cambria Math"/>
            <w:kern w:val="0"/>
            <w:sz w:val="24"/>
            <w:szCs w:val="24"/>
            <w:lang w:eastAsia="en-US"/>
          </w:rPr>
          <m:t>+</m:t>
        </m:r>
        <m:d>
          <m:dPr>
            <m:ctrlPr>
              <w:rPr>
                <w:rFonts w:ascii="Cambria Math" w:hAnsi="Cambria Math"/>
                <w:kern w:val="0"/>
                <w:sz w:val="24"/>
                <w:szCs w:val="24"/>
                <w:lang w:eastAsia="en-US"/>
              </w:rPr>
            </m:ctrlPr>
          </m:dPr>
          <m:e>
            <m:r>
              <m:rPr/>
              <w:rPr>
                <w:rFonts w:ascii="Cambria Math" w:hAnsi="Cambria Math"/>
                <w:kern w:val="0"/>
                <w:sz w:val="24"/>
                <w:szCs w:val="24"/>
                <w:lang w:eastAsia="en-US"/>
              </w:rPr>
              <m:t>1</m:t>
            </m:r>
            <m:r>
              <m:rPr>
                <m:sty m:val="p"/>
              </m:rPr>
              <w:rPr>
                <w:rFonts w:ascii="Cambria Math" w:hAnsi="Cambria Math"/>
                <w:kern w:val="0"/>
                <w:sz w:val="24"/>
                <w:szCs w:val="24"/>
                <w:lang w:eastAsia="en-US"/>
              </w:rPr>
              <m:t>−</m:t>
            </m:r>
            <m:r>
              <m:rPr/>
              <w:rPr>
                <w:rFonts w:ascii="Cambria Math" w:hAnsi="Cambria Math"/>
                <w:kern w:val="0"/>
                <w:sz w:val="24"/>
                <w:szCs w:val="24"/>
                <w:lang w:eastAsia="en-US"/>
              </w:rPr>
              <m:t>α</m:t>
            </m:r>
            <m:ctrlPr>
              <w:rPr>
                <w:rFonts w:ascii="Cambria Math" w:hAnsi="Cambria Math"/>
                <w:kern w:val="0"/>
                <w:sz w:val="24"/>
                <w:szCs w:val="24"/>
                <w:lang w:eastAsia="en-US"/>
              </w:rPr>
            </m:ctrlPr>
          </m:e>
        </m:d>
        <m:r>
          <m:rPr>
            <m:sty m:val="p"/>
          </m:rPr>
          <w:rPr>
            <w:rFonts w:ascii="Cambria Math" w:hAnsi="Cambria Math"/>
            <w:kern w:val="0"/>
            <w:sz w:val="24"/>
            <w:szCs w:val="24"/>
            <w:lang w:eastAsia="en-US"/>
          </w:rPr>
          <m:t>×</m:t>
        </m:r>
        <m:sSub>
          <m:sSubPr>
            <m:ctrlPr>
              <w:rPr>
                <w:rFonts w:ascii="Cambria Math" w:hAnsi="Cambria Math"/>
                <w:kern w:val="0"/>
                <w:sz w:val="24"/>
                <w:szCs w:val="24"/>
                <w:lang w:eastAsia="en-US"/>
              </w:rPr>
            </m:ctrlPr>
          </m:sSubPr>
          <m:e>
            <m:r>
              <m:rPr/>
              <w:rPr>
                <w:rFonts w:ascii="Cambria Math" w:hAnsi="Cambria Math"/>
                <w:kern w:val="0"/>
                <w:sz w:val="24"/>
                <w:szCs w:val="24"/>
                <w:lang w:eastAsia="en-US"/>
              </w:rPr>
              <m:t>P</m:t>
            </m:r>
            <m:ctrlPr>
              <w:rPr>
                <w:rFonts w:ascii="Cambria Math" w:hAnsi="Cambria Math"/>
                <w:kern w:val="0"/>
                <w:sz w:val="24"/>
                <w:szCs w:val="24"/>
                <w:lang w:eastAsia="en-US"/>
              </w:rPr>
            </m:ctrlPr>
          </m:e>
          <m:sub>
            <m:r>
              <m:rPr>
                <m:nor/>
                <m:sty m:val="p"/>
              </m:rPr>
              <w:rPr>
                <w:b w:val="0"/>
                <w:i w:val="0"/>
                <w:kern w:val="0"/>
                <w:sz w:val="24"/>
                <w:szCs w:val="24"/>
                <w:lang w:eastAsia="en-US"/>
              </w:rPr>
              <m:t>rf</m:t>
            </m:r>
            <m:ctrlPr>
              <w:rPr>
                <w:rFonts w:ascii="Cambria Math" w:hAnsi="Cambria Math"/>
                <w:kern w:val="0"/>
                <w:sz w:val="24"/>
                <w:szCs w:val="24"/>
                <w:lang w:eastAsia="en-US"/>
              </w:rPr>
            </m:ctrlPr>
          </m:sub>
        </m:sSub>
        <m:r>
          <m:rPr>
            <m:sty m:val="p"/>
          </m:rPr>
          <w:rPr>
            <w:rFonts w:ascii="Cambria Math" w:hAnsi="Cambria Math"/>
            <w:kern w:val="0"/>
            <w:sz w:val="24"/>
            <w:szCs w:val="24"/>
            <w:lang w:eastAsia="en-US"/>
          </w:rPr>
          <m:t>+</m:t>
        </m:r>
        <m:r>
          <m:rPr/>
          <w:rPr>
            <w:rFonts w:ascii="Cambria Math" w:hAnsi="Cambria Math"/>
            <w:kern w:val="0"/>
            <w:sz w:val="24"/>
            <w:szCs w:val="24"/>
            <w:lang w:eastAsia="en-US"/>
          </w:rPr>
          <m:t>γ</m:t>
        </m:r>
        <m:r>
          <m:rPr>
            <m:sty m:val="p"/>
          </m:rPr>
          <w:rPr>
            <w:rFonts w:ascii="Cambria Math" w:hAnsi="Cambria Math"/>
            <w:kern w:val="0"/>
            <w:sz w:val="24"/>
            <w:szCs w:val="24"/>
            <w:lang w:eastAsia="en-US"/>
          </w:rPr>
          <m:t>×</m:t>
        </m:r>
        <m:r>
          <m:rPr>
            <m:nor/>
            <m:sty m:val="p"/>
          </m:rPr>
          <w:rPr>
            <w:b w:val="0"/>
            <w:i w:val="0"/>
            <w:kern w:val="0"/>
            <w:sz w:val="24"/>
            <w:szCs w:val="24"/>
            <w:lang w:eastAsia="en-US"/>
          </w:rPr>
          <m:t>adjustment_factor</m:t>
        </m:r>
      </m:oMath>
      <w:r>
        <w:rPr>
          <w:sz w:val="28"/>
          <w:szCs w:val="28"/>
        </w:rPr>
        <w:t>，其中</w:t>
      </w:r>
      <m:oMath>
        <m:sSub>
          <m:sSubPr>
            <m:ctrlPr>
              <w:rPr>
                <w:rFonts w:ascii="Cambria Math" w:hAnsi="Cambria Math"/>
                <w:kern w:val="0"/>
                <w:sz w:val="24"/>
                <w:szCs w:val="24"/>
                <w:lang w:eastAsia="en-US"/>
              </w:rPr>
            </m:ctrlPr>
          </m:sSubPr>
          <m:e>
            <m:r>
              <m:rPr/>
              <w:rPr>
                <w:rFonts w:ascii="Cambria Math" w:hAnsi="Cambria Math"/>
                <w:kern w:val="0"/>
                <w:sz w:val="24"/>
                <w:szCs w:val="24"/>
                <w:lang w:eastAsia="en-US"/>
              </w:rPr>
              <m:t>P</m:t>
            </m:r>
            <m:ctrlPr>
              <w:rPr>
                <w:rFonts w:ascii="Cambria Math" w:hAnsi="Cambria Math"/>
                <w:kern w:val="0"/>
                <w:sz w:val="24"/>
                <w:szCs w:val="24"/>
                <w:lang w:eastAsia="en-US"/>
              </w:rPr>
            </m:ctrlPr>
          </m:e>
          <m:sub>
            <m:r>
              <m:rPr>
                <m:nor/>
                <m:sty m:val="p"/>
              </m:rPr>
              <w:rPr>
                <w:b w:val="0"/>
                <w:i w:val="0"/>
                <w:kern w:val="0"/>
                <w:sz w:val="24"/>
                <w:szCs w:val="24"/>
                <w:lang w:eastAsia="en-US"/>
              </w:rPr>
              <m:t>knn</m:t>
            </m:r>
            <m:ctrlPr>
              <w:rPr>
                <w:rFonts w:ascii="Cambria Math" w:hAnsi="Cambria Math"/>
                <w:kern w:val="0"/>
                <w:sz w:val="24"/>
                <w:szCs w:val="24"/>
                <w:lang w:eastAsia="en-US"/>
              </w:rPr>
            </m:ctrlPr>
          </m:sub>
        </m:sSub>
      </m:oMath>
      <w:r>
        <w:rPr>
          <w:sz w:val="28"/>
          <w:szCs w:val="28"/>
        </w:rPr>
        <w:t>为K近邻算法预测价格，</w:t>
      </w:r>
      <m:oMath>
        <m:sSub>
          <m:sSubPr>
            <m:ctrlPr>
              <w:rPr>
                <w:rFonts w:ascii="Cambria Math" w:hAnsi="Cambria Math"/>
                <w:kern w:val="0"/>
                <w:sz w:val="24"/>
                <w:szCs w:val="24"/>
                <w:lang w:eastAsia="en-US"/>
              </w:rPr>
            </m:ctrlPr>
          </m:sSubPr>
          <m:e>
            <m:r>
              <m:rPr/>
              <w:rPr>
                <w:rFonts w:ascii="Cambria Math" w:hAnsi="Cambria Math"/>
                <w:kern w:val="0"/>
                <w:sz w:val="24"/>
                <w:szCs w:val="24"/>
                <w:lang w:eastAsia="en-US"/>
              </w:rPr>
              <m:t>P</m:t>
            </m:r>
            <m:ctrlPr>
              <w:rPr>
                <w:rFonts w:ascii="Cambria Math" w:hAnsi="Cambria Math"/>
                <w:kern w:val="0"/>
                <w:sz w:val="24"/>
                <w:szCs w:val="24"/>
                <w:lang w:eastAsia="en-US"/>
              </w:rPr>
            </m:ctrlPr>
          </m:e>
          <m:sub>
            <m:r>
              <m:rPr>
                <m:nor/>
                <m:sty m:val="p"/>
              </m:rPr>
              <w:rPr>
                <w:b w:val="0"/>
                <w:i w:val="0"/>
                <w:kern w:val="0"/>
                <w:sz w:val="24"/>
                <w:szCs w:val="24"/>
                <w:lang w:eastAsia="en-US"/>
              </w:rPr>
              <m:t>rf</m:t>
            </m:r>
            <m:ctrlPr>
              <w:rPr>
                <w:rFonts w:ascii="Cambria Math" w:hAnsi="Cambria Math"/>
                <w:kern w:val="0"/>
                <w:sz w:val="24"/>
                <w:szCs w:val="24"/>
                <w:lang w:eastAsia="en-US"/>
              </w:rPr>
            </m:ctrlPr>
          </m:sub>
        </m:sSub>
      </m:oMath>
      <w:r>
        <w:rPr>
          <w:sz w:val="28"/>
          <w:szCs w:val="28"/>
        </w:rPr>
        <w:t>为随机森林算法预测价格，</w:t>
      </w:r>
      <m:oMath>
        <m:r>
          <m:rPr/>
          <w:rPr>
            <w:rFonts w:ascii="Cambria Math" w:hAnsi="Cambria Math"/>
            <w:kern w:val="0"/>
            <w:sz w:val="24"/>
            <w:szCs w:val="24"/>
            <w:lang w:eastAsia="en-US"/>
          </w:rPr>
          <m:t>α</m:t>
        </m:r>
      </m:oMath>
      <w:r>
        <w:rPr>
          <w:sz w:val="28"/>
          <w:szCs w:val="28"/>
        </w:rPr>
        <w:t>为动态融合权重，adjustment_factor为基于历史预测误差统计分析得出的修正因子，</w:t>
      </w:r>
      <m:oMath>
        <m:r>
          <m:rPr/>
          <w:rPr>
            <w:rFonts w:ascii="Cambria Math" w:hAnsi="Cambria Math"/>
            <w:kern w:val="0"/>
            <w:sz w:val="24"/>
            <w:szCs w:val="24"/>
            <w:lang w:eastAsia="en-US"/>
          </w:rPr>
          <m:t>γ</m:t>
        </m:r>
      </m:oMath>
      <w:r>
        <w:rPr>
          <w:sz w:val="28"/>
          <w:szCs w:val="28"/>
        </w:rPr>
        <w:t>为修正系数且数值设定为0.05。</w:t>
      </w:r>
    </w:p>
    <w:p w14:paraId="14461526">
      <w:pPr>
        <w:ind w:firstLine="560" w:firstLineChars="200"/>
        <w:textAlignment w:val="center"/>
        <w:rPr>
          <w:sz w:val="28"/>
          <w:szCs w:val="28"/>
        </w:rPr>
      </w:pPr>
      <w:r>
        <w:rPr>
          <w:sz w:val="28"/>
          <w:szCs w:val="28"/>
        </w:rPr>
        <w:t>置信区间计算：基于历史预测误差的正态分布假设，计算95%置信区间的方法为：置信区间下界等于最终预测价格减去1.96倍的预测误差标准差，置信区间上界等于最终预测价格加上1.96倍的预测误差标准差，即</w:t>
      </w:r>
      <m:oMath>
        <m:r>
          <m:rPr/>
          <w:rPr>
            <w:rFonts w:ascii="Cambria Math" w:hAnsi="Cambria Math"/>
            <w:kern w:val="0"/>
            <w:sz w:val="24"/>
            <w:szCs w:val="24"/>
          </w:rPr>
          <m:t>C</m:t>
        </m:r>
        <m:sSub>
          <m:sSubPr>
            <m:ctrlPr>
              <w:rPr>
                <w:rFonts w:ascii="Cambria Math" w:hAnsi="Cambria Math"/>
                <w:kern w:val="0"/>
                <w:sz w:val="24"/>
                <w:szCs w:val="24"/>
                <w:lang w:eastAsia="en-US"/>
              </w:rPr>
            </m:ctrlPr>
          </m:sSubPr>
          <m:e>
            <m:r>
              <m:rPr/>
              <w:rPr>
                <w:rFonts w:ascii="Cambria Math" w:hAnsi="Cambria Math"/>
                <w:kern w:val="0"/>
                <w:sz w:val="24"/>
                <w:szCs w:val="24"/>
              </w:rPr>
              <m:t>I</m:t>
            </m:r>
            <m:ctrlPr>
              <w:rPr>
                <w:rFonts w:ascii="Cambria Math" w:hAnsi="Cambria Math"/>
                <w:kern w:val="0"/>
                <w:sz w:val="24"/>
                <w:szCs w:val="24"/>
                <w:lang w:eastAsia="en-US"/>
              </w:rPr>
            </m:ctrlPr>
          </m:e>
          <m:sub>
            <m:r>
              <m:rPr>
                <m:nor/>
                <m:sty m:val="p"/>
              </m:rPr>
              <w:rPr>
                <w:b w:val="0"/>
                <w:i w:val="0"/>
                <w:kern w:val="0"/>
                <w:sz w:val="24"/>
                <w:szCs w:val="24"/>
              </w:rPr>
              <m:t>lower</m:t>
            </m:r>
            <m:ctrlPr>
              <w:rPr>
                <w:rFonts w:ascii="Cambria Math" w:hAnsi="Cambria Math"/>
                <w:kern w:val="0"/>
                <w:sz w:val="24"/>
                <w:szCs w:val="24"/>
                <w:lang w:eastAsia="en-US"/>
              </w:rPr>
            </m:ctrlPr>
          </m:sub>
        </m:sSub>
        <m:r>
          <m:rPr>
            <m:sty m:val="p"/>
          </m:rPr>
          <w:rPr>
            <w:rFonts w:ascii="Cambria Math" w:hAnsi="Cambria Math"/>
            <w:kern w:val="0"/>
            <w:sz w:val="24"/>
            <w:szCs w:val="24"/>
          </w:rPr>
          <m:t>=</m:t>
        </m:r>
        <m:sSub>
          <m:sSubPr>
            <m:ctrlPr>
              <w:rPr>
                <w:rFonts w:ascii="Cambria Math" w:hAnsi="Cambria Math"/>
                <w:kern w:val="0"/>
                <w:sz w:val="24"/>
                <w:szCs w:val="24"/>
                <w:lang w:eastAsia="en-US"/>
              </w:rPr>
            </m:ctrlPr>
          </m:sSubPr>
          <m:e>
            <m:r>
              <m:rPr/>
              <w:rPr>
                <w:rFonts w:ascii="Cambria Math" w:hAnsi="Cambria Math"/>
                <w:kern w:val="0"/>
                <w:sz w:val="24"/>
                <w:szCs w:val="24"/>
              </w:rPr>
              <m:t>P</m:t>
            </m:r>
            <m:ctrlPr>
              <w:rPr>
                <w:rFonts w:ascii="Cambria Math" w:hAnsi="Cambria Math"/>
                <w:kern w:val="0"/>
                <w:sz w:val="24"/>
                <w:szCs w:val="24"/>
                <w:lang w:eastAsia="en-US"/>
              </w:rPr>
            </m:ctrlPr>
          </m:e>
          <m:sub>
            <m:r>
              <m:rPr>
                <m:nor/>
                <m:sty m:val="p"/>
              </m:rPr>
              <w:rPr>
                <w:b w:val="0"/>
                <w:i w:val="0"/>
                <w:kern w:val="0"/>
                <w:sz w:val="24"/>
                <w:szCs w:val="24"/>
              </w:rPr>
              <m:t>final</m:t>
            </m:r>
            <m:ctrlPr>
              <w:rPr>
                <w:rFonts w:ascii="Cambria Math" w:hAnsi="Cambria Math"/>
                <w:kern w:val="0"/>
                <w:sz w:val="24"/>
                <w:szCs w:val="24"/>
                <w:lang w:eastAsia="en-US"/>
              </w:rPr>
            </m:ctrlPr>
          </m:sub>
        </m:sSub>
        <m:r>
          <m:rPr>
            <m:sty m:val="p"/>
          </m:rPr>
          <w:rPr>
            <w:rFonts w:ascii="Cambria Math" w:hAnsi="Cambria Math"/>
            <w:kern w:val="0"/>
            <w:sz w:val="24"/>
            <w:szCs w:val="24"/>
          </w:rPr>
          <m:t>−</m:t>
        </m:r>
        <m:r>
          <m:rPr/>
          <w:rPr>
            <w:rFonts w:ascii="Cambria Math" w:hAnsi="Cambria Math"/>
            <w:kern w:val="0"/>
            <w:sz w:val="24"/>
            <w:szCs w:val="24"/>
          </w:rPr>
          <m:t>1.96</m:t>
        </m:r>
        <m:r>
          <m:rPr>
            <m:sty m:val="p"/>
          </m:rPr>
          <w:rPr>
            <w:rFonts w:ascii="Cambria Math" w:hAnsi="Cambria Math"/>
            <w:kern w:val="0"/>
            <w:sz w:val="24"/>
            <w:szCs w:val="24"/>
          </w:rPr>
          <m:t>×</m:t>
        </m:r>
        <m:sSub>
          <m:sSubPr>
            <m:ctrlPr>
              <w:rPr>
                <w:rFonts w:ascii="Cambria Math" w:hAnsi="Cambria Math"/>
                <w:kern w:val="0"/>
                <w:sz w:val="24"/>
                <w:szCs w:val="24"/>
                <w:lang w:eastAsia="en-US"/>
              </w:rPr>
            </m:ctrlPr>
          </m:sSubPr>
          <m:e>
            <m:r>
              <m:rPr/>
              <w:rPr>
                <w:rFonts w:ascii="Cambria Math" w:hAnsi="Cambria Math"/>
                <w:kern w:val="0"/>
                <w:sz w:val="24"/>
                <w:szCs w:val="24"/>
              </w:rPr>
              <m:t>σ</m:t>
            </m:r>
            <m:ctrlPr>
              <w:rPr>
                <w:rFonts w:ascii="Cambria Math" w:hAnsi="Cambria Math"/>
                <w:kern w:val="0"/>
                <w:sz w:val="24"/>
                <w:szCs w:val="24"/>
                <w:lang w:eastAsia="en-US"/>
              </w:rPr>
            </m:ctrlPr>
          </m:e>
          <m:sub>
            <m:r>
              <m:rPr>
                <m:nor/>
                <m:sty m:val="p"/>
              </m:rPr>
              <w:rPr>
                <w:b w:val="0"/>
                <w:i w:val="0"/>
                <w:kern w:val="0"/>
                <w:sz w:val="24"/>
                <w:szCs w:val="24"/>
              </w:rPr>
              <m:t>error</m:t>
            </m:r>
            <m:ctrlPr>
              <w:rPr>
                <w:rFonts w:ascii="Cambria Math" w:hAnsi="Cambria Math"/>
                <w:kern w:val="0"/>
                <w:sz w:val="24"/>
                <w:szCs w:val="24"/>
                <w:lang w:eastAsia="en-US"/>
              </w:rPr>
            </m:ctrlPr>
          </m:sub>
        </m:sSub>
      </m:oMath>
      <w:r>
        <w:rPr>
          <w:sz w:val="28"/>
          <w:szCs w:val="28"/>
        </w:rPr>
        <w:t>，</w:t>
      </w:r>
      <m:oMath>
        <m:r>
          <m:rPr/>
          <w:rPr>
            <w:rFonts w:ascii="Cambria Math" w:hAnsi="Cambria Math"/>
            <w:kern w:val="0"/>
            <w:sz w:val="24"/>
            <w:szCs w:val="24"/>
          </w:rPr>
          <m:t>C</m:t>
        </m:r>
        <m:sSub>
          <m:sSubPr>
            <m:ctrlPr>
              <w:rPr>
                <w:rFonts w:ascii="Cambria Math" w:hAnsi="Cambria Math"/>
                <w:kern w:val="0"/>
                <w:sz w:val="24"/>
                <w:szCs w:val="24"/>
                <w:lang w:eastAsia="en-US"/>
              </w:rPr>
            </m:ctrlPr>
          </m:sSubPr>
          <m:e>
            <m:r>
              <m:rPr/>
              <w:rPr>
                <w:rFonts w:ascii="Cambria Math" w:hAnsi="Cambria Math"/>
                <w:kern w:val="0"/>
                <w:sz w:val="24"/>
                <w:szCs w:val="24"/>
              </w:rPr>
              <m:t>I</m:t>
            </m:r>
            <m:ctrlPr>
              <w:rPr>
                <w:rFonts w:ascii="Cambria Math" w:hAnsi="Cambria Math"/>
                <w:kern w:val="0"/>
                <w:sz w:val="24"/>
                <w:szCs w:val="24"/>
                <w:lang w:eastAsia="en-US"/>
              </w:rPr>
            </m:ctrlPr>
          </m:e>
          <m:sub>
            <m:r>
              <m:rPr>
                <m:nor/>
                <m:sty m:val="p"/>
              </m:rPr>
              <w:rPr>
                <w:b w:val="0"/>
                <w:i w:val="0"/>
                <w:kern w:val="0"/>
                <w:sz w:val="24"/>
                <w:szCs w:val="24"/>
              </w:rPr>
              <m:t>upper</m:t>
            </m:r>
            <m:ctrlPr>
              <w:rPr>
                <w:rFonts w:ascii="Cambria Math" w:hAnsi="Cambria Math"/>
                <w:kern w:val="0"/>
                <w:sz w:val="24"/>
                <w:szCs w:val="24"/>
                <w:lang w:eastAsia="en-US"/>
              </w:rPr>
            </m:ctrlPr>
          </m:sub>
        </m:sSub>
        <m:r>
          <m:rPr>
            <m:sty m:val="p"/>
          </m:rPr>
          <w:rPr>
            <w:rFonts w:ascii="Cambria Math" w:hAnsi="Cambria Math"/>
            <w:kern w:val="0"/>
            <w:sz w:val="24"/>
            <w:szCs w:val="24"/>
          </w:rPr>
          <m:t>=</m:t>
        </m:r>
        <m:sSub>
          <m:sSubPr>
            <m:ctrlPr>
              <w:rPr>
                <w:rFonts w:ascii="Cambria Math" w:hAnsi="Cambria Math"/>
                <w:kern w:val="0"/>
                <w:sz w:val="24"/>
                <w:szCs w:val="24"/>
                <w:lang w:eastAsia="en-US"/>
              </w:rPr>
            </m:ctrlPr>
          </m:sSubPr>
          <m:e>
            <m:r>
              <m:rPr/>
              <w:rPr>
                <w:rFonts w:ascii="Cambria Math" w:hAnsi="Cambria Math"/>
                <w:kern w:val="0"/>
                <w:sz w:val="24"/>
                <w:szCs w:val="24"/>
              </w:rPr>
              <m:t>P</m:t>
            </m:r>
            <m:ctrlPr>
              <w:rPr>
                <w:rFonts w:ascii="Cambria Math" w:hAnsi="Cambria Math"/>
                <w:kern w:val="0"/>
                <w:sz w:val="24"/>
                <w:szCs w:val="24"/>
                <w:lang w:eastAsia="en-US"/>
              </w:rPr>
            </m:ctrlPr>
          </m:e>
          <m:sub>
            <m:r>
              <m:rPr>
                <m:nor/>
                <m:sty m:val="p"/>
              </m:rPr>
              <w:rPr>
                <w:b w:val="0"/>
                <w:i w:val="0"/>
                <w:kern w:val="0"/>
                <w:sz w:val="24"/>
                <w:szCs w:val="24"/>
              </w:rPr>
              <m:t>final</m:t>
            </m:r>
            <m:ctrlPr>
              <w:rPr>
                <w:rFonts w:ascii="Cambria Math" w:hAnsi="Cambria Math"/>
                <w:kern w:val="0"/>
                <w:sz w:val="24"/>
                <w:szCs w:val="24"/>
                <w:lang w:eastAsia="en-US"/>
              </w:rPr>
            </m:ctrlPr>
          </m:sub>
        </m:sSub>
        <m:r>
          <m:rPr>
            <m:sty m:val="p"/>
          </m:rPr>
          <w:rPr>
            <w:rFonts w:ascii="Cambria Math" w:hAnsi="Cambria Math"/>
            <w:kern w:val="0"/>
            <w:sz w:val="24"/>
            <w:szCs w:val="24"/>
          </w:rPr>
          <m:t>+</m:t>
        </m:r>
        <m:r>
          <m:rPr/>
          <w:rPr>
            <w:rFonts w:ascii="Cambria Math" w:hAnsi="Cambria Math"/>
            <w:kern w:val="0"/>
            <w:sz w:val="24"/>
            <w:szCs w:val="24"/>
          </w:rPr>
          <m:t>1.96</m:t>
        </m:r>
        <m:r>
          <m:rPr>
            <m:sty m:val="p"/>
          </m:rPr>
          <w:rPr>
            <w:rFonts w:ascii="Cambria Math" w:hAnsi="Cambria Math"/>
            <w:kern w:val="0"/>
            <w:sz w:val="24"/>
            <w:szCs w:val="24"/>
          </w:rPr>
          <m:t>×</m:t>
        </m:r>
        <m:sSub>
          <m:sSubPr>
            <m:ctrlPr>
              <w:rPr>
                <w:rFonts w:ascii="Cambria Math" w:hAnsi="Cambria Math"/>
                <w:kern w:val="0"/>
                <w:sz w:val="24"/>
                <w:szCs w:val="24"/>
                <w:lang w:eastAsia="en-US"/>
              </w:rPr>
            </m:ctrlPr>
          </m:sSubPr>
          <m:e>
            <m:r>
              <m:rPr/>
              <w:rPr>
                <w:rFonts w:ascii="Cambria Math" w:hAnsi="Cambria Math"/>
                <w:kern w:val="0"/>
                <w:sz w:val="24"/>
                <w:szCs w:val="24"/>
              </w:rPr>
              <m:t>σ</m:t>
            </m:r>
            <m:ctrlPr>
              <w:rPr>
                <w:rFonts w:ascii="Cambria Math" w:hAnsi="Cambria Math"/>
                <w:kern w:val="0"/>
                <w:sz w:val="24"/>
                <w:szCs w:val="24"/>
                <w:lang w:eastAsia="en-US"/>
              </w:rPr>
            </m:ctrlPr>
          </m:e>
          <m:sub>
            <m:r>
              <m:rPr>
                <m:nor/>
                <m:sty m:val="p"/>
              </m:rPr>
              <w:rPr>
                <w:b w:val="0"/>
                <w:i w:val="0"/>
                <w:kern w:val="0"/>
                <w:sz w:val="24"/>
                <w:szCs w:val="24"/>
              </w:rPr>
              <m:t>error</m:t>
            </m:r>
            <m:ctrlPr>
              <w:rPr>
                <w:rFonts w:ascii="Cambria Math" w:hAnsi="Cambria Math"/>
                <w:kern w:val="0"/>
                <w:sz w:val="24"/>
                <w:szCs w:val="24"/>
                <w:lang w:eastAsia="en-US"/>
              </w:rPr>
            </m:ctrlPr>
          </m:sub>
        </m:sSub>
      </m:oMath>
      <w:r>
        <w:rPr>
          <w:sz w:val="28"/>
          <w:szCs w:val="28"/>
        </w:rPr>
        <w:t>，其中</w:t>
      </w:r>
      <m:oMath>
        <m:sSub>
          <m:sSubPr>
            <m:ctrlPr>
              <w:rPr>
                <w:rFonts w:ascii="Cambria Math" w:hAnsi="Cambria Math"/>
                <w:kern w:val="0"/>
                <w:sz w:val="24"/>
                <w:szCs w:val="24"/>
                <w:lang w:eastAsia="en-US"/>
              </w:rPr>
            </m:ctrlPr>
          </m:sSubPr>
          <m:e>
            <m:r>
              <m:rPr/>
              <w:rPr>
                <w:rFonts w:ascii="Cambria Math" w:hAnsi="Cambria Math"/>
                <w:kern w:val="0"/>
                <w:sz w:val="24"/>
                <w:szCs w:val="24"/>
              </w:rPr>
              <m:t>σ</m:t>
            </m:r>
            <m:ctrlPr>
              <w:rPr>
                <w:rFonts w:ascii="Cambria Math" w:hAnsi="Cambria Math"/>
                <w:kern w:val="0"/>
                <w:sz w:val="24"/>
                <w:szCs w:val="24"/>
                <w:lang w:eastAsia="en-US"/>
              </w:rPr>
            </m:ctrlPr>
          </m:e>
          <m:sub>
            <m:r>
              <m:rPr>
                <m:nor/>
                <m:sty m:val="p"/>
              </m:rPr>
              <w:rPr>
                <w:b w:val="0"/>
                <w:i w:val="0"/>
                <w:kern w:val="0"/>
                <w:sz w:val="24"/>
                <w:szCs w:val="24"/>
              </w:rPr>
              <m:t>error</m:t>
            </m:r>
            <m:ctrlPr>
              <w:rPr>
                <w:rFonts w:ascii="Cambria Math" w:hAnsi="Cambria Math"/>
                <w:kern w:val="0"/>
                <w:sz w:val="24"/>
                <w:szCs w:val="24"/>
                <w:lang w:eastAsia="en-US"/>
              </w:rPr>
            </m:ctrlPr>
          </m:sub>
        </m:sSub>
      </m:oMath>
      <w:r>
        <w:rPr>
          <w:sz w:val="28"/>
          <w:szCs w:val="28"/>
        </w:rPr>
        <w:t>为历史预测误差的标准差。</w:t>
      </w:r>
    </w:p>
    <w:p w14:paraId="5FA6193C">
      <w:pPr>
        <w:ind w:firstLine="560" w:firstLineChars="200"/>
        <w:textAlignment w:val="center"/>
        <w:rPr>
          <w:del w:id="43" w:author="Administrator" w:date="2025-08-22T16:38:00Z"/>
          <w:sz w:val="28"/>
          <w:szCs w:val="28"/>
        </w:rPr>
      </w:pPr>
      <w:del w:id="44" w:author="Administrator" w:date="2025-08-22T16:38:00Z">
        <w:bookmarkStart w:id="3" w:name="系统架构与接口定义"/>
        <w:r>
          <w:rPr>
            <w:sz w:val="28"/>
            <w:szCs w:val="28"/>
          </w:rPr>
          <w:delText>系统架构与接口定义</w:delText>
        </w:r>
      </w:del>
      <w:del w:id="45" w:author="Administrator" w:date="2025-08-22T16:38:00Z">
        <w:r>
          <w:rPr>
            <w:rFonts w:hint="eastAsia"/>
            <w:sz w:val="28"/>
            <w:szCs w:val="28"/>
          </w:rPr>
          <w:delText>：</w:delText>
        </w:r>
      </w:del>
    </w:p>
    <w:p w14:paraId="0223091D">
      <w:pPr>
        <w:ind w:firstLine="560" w:firstLineChars="200"/>
        <w:textAlignment w:val="center"/>
        <w:rPr>
          <w:del w:id="46" w:author="Administrator" w:date="2025-08-22T16:21:00Z"/>
          <w:sz w:val="28"/>
          <w:szCs w:val="28"/>
        </w:rPr>
      </w:pPr>
      <w:ins w:id="47" w:author="Administrator" w:date="2025-08-22T16:39:00Z">
        <w:r>
          <w:rPr>
            <w:rFonts w:hint="eastAsia"/>
            <w:sz w:val="28"/>
            <w:szCs w:val="28"/>
          </w:rPr>
          <w:t>本实施例</w:t>
        </w:r>
      </w:ins>
      <w:ins w:id="48" w:author="Administrator" w:date="2025-08-22T16:39:00Z">
        <w:r>
          <w:rPr>
            <w:sz w:val="28"/>
            <w:szCs w:val="28"/>
          </w:rPr>
          <w:t>中</w:t>
        </w:r>
      </w:ins>
      <w:ins w:id="49" w:author="Administrator" w:date="2025-08-22T16:39:00Z">
        <w:r>
          <w:rPr>
            <w:rFonts w:hint="eastAsia"/>
            <w:sz w:val="28"/>
            <w:szCs w:val="28"/>
          </w:rPr>
          <w:t>还</w:t>
        </w:r>
      </w:ins>
      <w:ins w:id="50" w:author="Administrator" w:date="2025-08-22T16:39:00Z">
        <w:r>
          <w:rPr>
            <w:sz w:val="28"/>
            <w:szCs w:val="28"/>
          </w:rPr>
          <w:t>提供一种</w:t>
        </w:r>
      </w:ins>
      <w:ins w:id="51" w:author="Administrator" w:date="2025-08-22T16:39:00Z">
        <w:r>
          <w:rPr>
            <w:bCs/>
            <w:sz w:val="28"/>
            <w:szCs w:val="28"/>
          </w:rPr>
          <w:t>基于混合模型的二手车价格预测</w:t>
        </w:r>
      </w:ins>
      <w:ins w:id="52" w:author="Administrator" w:date="2025-08-22T16:39:00Z">
        <w:r>
          <w:rPr>
            <w:sz w:val="28"/>
            <w:szCs w:val="28"/>
          </w:rPr>
          <w:t>系统</w:t>
        </w:r>
      </w:ins>
      <w:ins w:id="53" w:author="Administrator" w:date="2025-08-22T16:39:00Z">
        <w:r>
          <w:rPr>
            <w:rFonts w:hint="eastAsia"/>
            <w:sz w:val="28"/>
            <w:szCs w:val="28"/>
          </w:rPr>
          <w:t>，</w:t>
        </w:r>
      </w:ins>
      <w:ins w:id="54" w:author="Administrator" w:date="2025-08-22T16:21:00Z">
        <w:commentRangeStart w:id="2"/>
        <w:r>
          <w:rPr>
            <w:sz w:val="28"/>
            <w:szCs w:val="28"/>
          </w:rPr>
          <w:t>包括</w:t>
        </w:r>
      </w:ins>
      <w:ins w:id="55" w:author="Administrator" w:date="2025-08-22T16:21:00Z">
        <w:r>
          <w:rPr>
            <w:rFonts w:hint="eastAsia"/>
            <w:sz w:val="28"/>
            <w:szCs w:val="28"/>
          </w:rPr>
          <w:t>：</w:t>
        </w:r>
        <w:commentRangeEnd w:id="2"/>
      </w:ins>
      <w:r>
        <w:rPr>
          <w:rStyle w:val="11"/>
        </w:rPr>
        <w:commentReference w:id="2"/>
      </w:r>
    </w:p>
    <w:p w14:paraId="152149BF">
      <w:pPr>
        <w:ind w:firstLine="560" w:firstLineChars="200"/>
        <w:textAlignment w:val="center"/>
        <w:rPr>
          <w:ins w:id="56" w:author="Administrator" w:date="2025-08-22T16:21:00Z"/>
          <w:rFonts w:hint="eastAsia"/>
          <w:sz w:val="28"/>
          <w:szCs w:val="28"/>
        </w:rPr>
      </w:pPr>
      <w:ins w:id="57" w:author="Administrator" w:date="2025-08-22T16:21:00Z">
        <w:r>
          <w:rPr>
            <w:rFonts w:hint="eastAsia"/>
            <w:sz w:val="28"/>
            <w:szCs w:val="28"/>
          </w:rPr>
          <w:t xml:space="preserve">数据预处理模块，用于 </w:t>
        </w:r>
      </w:ins>
      <w:ins w:id="58" w:author="Administrator" w:date="2025-08-22T16:21:00Z">
        <w:r>
          <w:rPr>
            <w:sz w:val="28"/>
            <w:szCs w:val="28"/>
          </w:rPr>
          <w:t xml:space="preserve">             </w:t>
        </w:r>
      </w:ins>
      <w:ins w:id="59" w:author="Administrator" w:date="2025-08-22T16:21:00Z">
        <w:r>
          <w:rPr>
            <w:rFonts w:hint="eastAsia"/>
            <w:sz w:val="28"/>
            <w:szCs w:val="28"/>
          </w:rPr>
          <w:t>；</w:t>
        </w:r>
      </w:ins>
    </w:p>
    <w:p w14:paraId="3916DE4F">
      <w:pPr>
        <w:ind w:firstLine="560" w:firstLineChars="200"/>
        <w:textAlignment w:val="center"/>
        <w:rPr>
          <w:ins w:id="60" w:author="Administrator" w:date="2025-08-22T16:21:00Z"/>
          <w:rFonts w:hint="eastAsia"/>
          <w:sz w:val="28"/>
          <w:szCs w:val="28"/>
        </w:rPr>
      </w:pPr>
      <w:ins w:id="61" w:author="Administrator" w:date="2025-08-22T16:21:00Z">
        <w:r>
          <w:rPr>
            <w:sz w:val="28"/>
            <w:szCs w:val="28"/>
          </w:rPr>
          <w:t>价格区间预测模块</w:t>
        </w:r>
      </w:ins>
      <w:ins w:id="62" w:author="Administrator" w:date="2025-08-22T16:21:00Z">
        <w:r>
          <w:rPr>
            <w:rFonts w:hint="eastAsia"/>
            <w:sz w:val="28"/>
            <w:szCs w:val="28"/>
          </w:rPr>
          <w:t xml:space="preserve">，用于 </w:t>
        </w:r>
      </w:ins>
      <w:ins w:id="63" w:author="Administrator" w:date="2025-08-22T16:21:00Z">
        <w:r>
          <w:rPr>
            <w:sz w:val="28"/>
            <w:szCs w:val="28"/>
          </w:rPr>
          <w:t xml:space="preserve">              </w:t>
        </w:r>
      </w:ins>
      <w:ins w:id="64" w:author="Administrator" w:date="2025-08-22T16:21:00Z">
        <w:r>
          <w:rPr>
            <w:rFonts w:hint="eastAsia"/>
            <w:sz w:val="28"/>
            <w:szCs w:val="28"/>
          </w:rPr>
          <w:t>；</w:t>
        </w:r>
      </w:ins>
    </w:p>
    <w:p w14:paraId="3D5B56D7">
      <w:pPr>
        <w:ind w:firstLine="560" w:firstLineChars="200"/>
        <w:textAlignment w:val="center"/>
        <w:rPr>
          <w:ins w:id="65" w:author="Administrator" w:date="2025-08-22T16:21:00Z"/>
          <w:rFonts w:hint="eastAsia"/>
          <w:sz w:val="28"/>
          <w:szCs w:val="28"/>
        </w:rPr>
      </w:pPr>
      <w:ins w:id="66" w:author="Administrator" w:date="2025-08-22T16:22:00Z">
        <w:r>
          <w:rPr>
            <w:sz w:val="28"/>
            <w:szCs w:val="28"/>
          </w:rPr>
          <w:t>精确价格预测模块</w:t>
        </w:r>
      </w:ins>
      <w:ins w:id="67" w:author="Administrator" w:date="2025-08-22T16:22:00Z">
        <w:r>
          <w:rPr>
            <w:rFonts w:hint="eastAsia"/>
            <w:sz w:val="28"/>
            <w:szCs w:val="28"/>
          </w:rPr>
          <w:t xml:space="preserve">，用于 </w:t>
        </w:r>
      </w:ins>
      <w:ins w:id="68" w:author="Administrator" w:date="2025-08-22T16:22:00Z">
        <w:r>
          <w:rPr>
            <w:sz w:val="28"/>
            <w:szCs w:val="28"/>
          </w:rPr>
          <w:t xml:space="preserve">          </w:t>
        </w:r>
      </w:ins>
      <w:ins w:id="69" w:author="Administrator" w:date="2025-08-22T16:22:00Z">
        <w:r>
          <w:rPr>
            <w:rFonts w:hint="eastAsia"/>
            <w:sz w:val="28"/>
            <w:szCs w:val="28"/>
          </w:rPr>
          <w:t>；</w:t>
        </w:r>
      </w:ins>
    </w:p>
    <w:p w14:paraId="741F3D49">
      <w:pPr>
        <w:ind w:firstLine="560" w:firstLineChars="200"/>
        <w:textAlignment w:val="center"/>
        <w:rPr>
          <w:ins w:id="70" w:author="Administrator" w:date="2025-08-22T16:21:00Z"/>
          <w:rFonts w:hint="eastAsia"/>
          <w:sz w:val="28"/>
          <w:szCs w:val="28"/>
        </w:rPr>
      </w:pPr>
      <w:ins w:id="71" w:author="Administrator" w:date="2025-08-22T16:22:00Z">
        <w:r>
          <w:rPr>
            <w:sz w:val="28"/>
            <w:szCs w:val="28"/>
          </w:rPr>
          <w:t>动态融合模块</w:t>
        </w:r>
      </w:ins>
      <w:ins w:id="72" w:author="Administrator" w:date="2025-08-22T16:22:00Z">
        <w:r>
          <w:rPr>
            <w:rFonts w:hint="eastAsia"/>
            <w:sz w:val="28"/>
            <w:szCs w:val="28"/>
          </w:rPr>
          <w:t xml:space="preserve">，用于 </w:t>
        </w:r>
      </w:ins>
      <w:ins w:id="73" w:author="Administrator" w:date="2025-08-22T16:22:00Z">
        <w:r>
          <w:rPr>
            <w:sz w:val="28"/>
            <w:szCs w:val="28"/>
          </w:rPr>
          <w:t xml:space="preserve">             </w:t>
        </w:r>
      </w:ins>
      <w:ins w:id="74" w:author="Administrator" w:date="2025-08-22T16:22:00Z">
        <w:r>
          <w:rPr>
            <w:rFonts w:hint="eastAsia"/>
            <w:sz w:val="28"/>
            <w:szCs w:val="28"/>
          </w:rPr>
          <w:t>；</w:t>
        </w:r>
      </w:ins>
    </w:p>
    <w:p w14:paraId="6D7F08C9">
      <w:pPr>
        <w:ind w:firstLine="560" w:firstLineChars="200"/>
        <w:textAlignment w:val="center"/>
        <w:rPr>
          <w:ins w:id="75" w:author="Administrator" w:date="2025-08-22T16:21:00Z"/>
          <w:rFonts w:hint="eastAsia"/>
          <w:sz w:val="28"/>
          <w:szCs w:val="28"/>
        </w:rPr>
      </w:pPr>
      <w:ins w:id="76" w:author="Administrator" w:date="2025-08-22T16:22:00Z">
        <w:r>
          <w:rPr>
            <w:sz w:val="28"/>
            <w:szCs w:val="28"/>
          </w:rPr>
          <w:t>模型管理模块</w:t>
        </w:r>
      </w:ins>
      <w:ins w:id="77" w:author="Administrator" w:date="2025-08-22T16:22:00Z">
        <w:r>
          <w:rPr>
            <w:rFonts w:hint="eastAsia"/>
            <w:sz w:val="28"/>
            <w:szCs w:val="28"/>
          </w:rPr>
          <w:t xml:space="preserve">，用于 </w:t>
        </w:r>
      </w:ins>
      <w:ins w:id="78" w:author="Administrator" w:date="2025-08-22T16:22:00Z">
        <w:r>
          <w:rPr>
            <w:sz w:val="28"/>
            <w:szCs w:val="28"/>
          </w:rPr>
          <w:t xml:space="preserve">             </w:t>
        </w:r>
      </w:ins>
      <w:ins w:id="79" w:author="Administrator" w:date="2025-08-22T16:22:00Z">
        <w:r>
          <w:rPr>
            <w:rFonts w:hint="eastAsia"/>
            <w:sz w:val="28"/>
            <w:szCs w:val="28"/>
          </w:rPr>
          <w:t>；</w:t>
        </w:r>
      </w:ins>
    </w:p>
    <w:p w14:paraId="3D80FD2F">
      <w:pPr>
        <w:ind w:firstLine="560" w:firstLineChars="200"/>
        <w:textAlignment w:val="center"/>
        <w:rPr>
          <w:ins w:id="80" w:author="Administrator" w:date="2025-08-22T16:21:00Z"/>
          <w:rFonts w:hint="eastAsia"/>
          <w:sz w:val="28"/>
          <w:szCs w:val="28"/>
        </w:rPr>
      </w:pPr>
      <w:ins w:id="81" w:author="Administrator" w:date="2025-08-22T16:22:00Z">
        <w:r>
          <w:rPr>
            <w:sz w:val="28"/>
            <w:szCs w:val="28"/>
          </w:rPr>
          <w:t>数据存储模块</w:t>
        </w:r>
      </w:ins>
      <w:ins w:id="82" w:author="Administrator" w:date="2025-08-22T16:22:00Z">
        <w:r>
          <w:rPr>
            <w:rFonts w:hint="eastAsia"/>
            <w:sz w:val="28"/>
            <w:szCs w:val="28"/>
          </w:rPr>
          <w:t xml:space="preserve">，用于 </w:t>
        </w:r>
      </w:ins>
      <w:ins w:id="83" w:author="Administrator" w:date="2025-08-22T16:22:00Z">
        <w:r>
          <w:rPr>
            <w:sz w:val="28"/>
            <w:szCs w:val="28"/>
          </w:rPr>
          <w:t xml:space="preserve">            </w:t>
        </w:r>
      </w:ins>
      <w:ins w:id="84" w:author="Administrator" w:date="2025-08-22T16:22:00Z">
        <w:r>
          <w:rPr>
            <w:rFonts w:hint="eastAsia"/>
            <w:sz w:val="28"/>
            <w:szCs w:val="28"/>
          </w:rPr>
          <w:t>。</w:t>
        </w:r>
      </w:ins>
    </w:p>
    <w:p w14:paraId="187DB8C9">
      <w:pPr>
        <w:ind w:firstLine="560" w:firstLineChars="200"/>
        <w:textAlignment w:val="center"/>
        <w:rPr>
          <w:ins w:id="85" w:author="Administrator" w:date="2025-08-22T16:23:00Z"/>
          <w:sz w:val="28"/>
          <w:szCs w:val="28"/>
        </w:rPr>
      </w:pPr>
      <w:ins w:id="86" w:author="Administrator" w:date="2025-08-22T16:22:00Z">
        <w:r>
          <w:rPr>
            <w:rFonts w:hint="eastAsia"/>
            <w:sz w:val="28"/>
            <w:szCs w:val="28"/>
          </w:rPr>
          <w:t>进一步的，</w:t>
        </w:r>
      </w:ins>
      <w:ins w:id="87" w:author="Administrator" w:date="2025-08-22T16:23:00Z">
        <w:r>
          <w:rPr>
            <w:rFonts w:hint="eastAsia"/>
            <w:sz w:val="28"/>
            <w:szCs w:val="28"/>
          </w:rPr>
          <w:t>数据预处理模块包括：</w:t>
        </w:r>
      </w:ins>
    </w:p>
    <w:p w14:paraId="2A26C027">
      <w:pPr>
        <w:ind w:firstLine="560" w:firstLineChars="200"/>
        <w:textAlignment w:val="center"/>
        <w:rPr>
          <w:ins w:id="88" w:author="Administrator" w:date="2025-08-22T16:23:00Z"/>
          <w:sz w:val="28"/>
          <w:szCs w:val="28"/>
        </w:rPr>
      </w:pPr>
      <w:ins w:id="89" w:author="Administrator" w:date="2025-08-22T16:23:00Z">
        <w:r>
          <w:rPr>
            <w:rFonts w:hint="eastAsia"/>
            <w:sz w:val="28"/>
            <w:szCs w:val="28"/>
          </w:rPr>
          <w:t xml:space="preserve">数据清洗单元，用于 </w:t>
        </w:r>
      </w:ins>
      <w:ins w:id="90" w:author="Administrator" w:date="2025-08-22T16:23:00Z">
        <w:r>
          <w:rPr>
            <w:sz w:val="28"/>
            <w:szCs w:val="28"/>
          </w:rPr>
          <w:t xml:space="preserve">                     </w:t>
        </w:r>
      </w:ins>
      <w:ins w:id="91" w:author="Administrator" w:date="2025-08-22T16:23:00Z">
        <w:r>
          <w:rPr>
            <w:rFonts w:hint="eastAsia"/>
            <w:sz w:val="28"/>
            <w:szCs w:val="28"/>
          </w:rPr>
          <w:t>；</w:t>
        </w:r>
      </w:ins>
    </w:p>
    <w:p w14:paraId="2BA6566F">
      <w:pPr>
        <w:ind w:firstLine="560" w:firstLineChars="200"/>
        <w:textAlignment w:val="center"/>
        <w:rPr>
          <w:ins w:id="92" w:author="Administrator" w:date="2025-08-22T16:23:00Z"/>
          <w:sz w:val="28"/>
          <w:szCs w:val="28"/>
        </w:rPr>
      </w:pPr>
      <w:ins w:id="93" w:author="Administrator" w:date="2025-08-22T16:23:00Z">
        <w:r>
          <w:rPr>
            <w:sz w:val="28"/>
            <w:szCs w:val="28"/>
          </w:rPr>
          <w:t>特征标准化单元</w:t>
        </w:r>
      </w:ins>
      <w:ins w:id="94" w:author="Administrator" w:date="2025-08-22T16:23:00Z">
        <w:r>
          <w:rPr>
            <w:rFonts w:hint="eastAsia"/>
            <w:sz w:val="28"/>
            <w:szCs w:val="28"/>
          </w:rPr>
          <w:t xml:space="preserve">，用于 </w:t>
        </w:r>
      </w:ins>
      <w:ins w:id="95" w:author="Administrator" w:date="2025-08-22T16:23:00Z">
        <w:r>
          <w:rPr>
            <w:sz w:val="28"/>
            <w:szCs w:val="28"/>
          </w:rPr>
          <w:t xml:space="preserve">                </w:t>
        </w:r>
      </w:ins>
      <w:ins w:id="96" w:author="Administrator" w:date="2025-08-22T16:23:00Z">
        <w:r>
          <w:rPr>
            <w:rFonts w:hint="eastAsia"/>
            <w:sz w:val="28"/>
            <w:szCs w:val="28"/>
          </w:rPr>
          <w:t>；</w:t>
        </w:r>
      </w:ins>
    </w:p>
    <w:p w14:paraId="274EB7FE">
      <w:pPr>
        <w:ind w:firstLine="560" w:firstLineChars="200"/>
        <w:textAlignment w:val="center"/>
        <w:rPr>
          <w:ins w:id="97" w:author="Administrator" w:date="2025-08-22T16:23:00Z"/>
          <w:sz w:val="28"/>
          <w:szCs w:val="28"/>
        </w:rPr>
      </w:pPr>
      <w:ins w:id="98" w:author="Administrator" w:date="2025-08-22T16:23:00Z">
        <w:r>
          <w:rPr>
            <w:sz w:val="28"/>
            <w:szCs w:val="28"/>
          </w:rPr>
          <w:t>增强特征计算单元</w:t>
        </w:r>
      </w:ins>
      <w:ins w:id="99" w:author="Administrator" w:date="2025-08-22T16:23:00Z">
        <w:r>
          <w:rPr>
            <w:rFonts w:hint="eastAsia"/>
            <w:sz w:val="28"/>
            <w:szCs w:val="28"/>
          </w:rPr>
          <w:t xml:space="preserve">，用于 </w:t>
        </w:r>
      </w:ins>
      <w:ins w:id="100" w:author="Administrator" w:date="2025-08-22T16:23:00Z">
        <w:r>
          <w:rPr>
            <w:sz w:val="28"/>
            <w:szCs w:val="28"/>
          </w:rPr>
          <w:t xml:space="preserve">                      </w:t>
        </w:r>
      </w:ins>
      <w:ins w:id="101" w:author="Administrator" w:date="2025-08-22T16:23:00Z">
        <w:r>
          <w:rPr>
            <w:rFonts w:hint="eastAsia"/>
            <w:sz w:val="28"/>
            <w:szCs w:val="28"/>
          </w:rPr>
          <w:t>。</w:t>
        </w:r>
      </w:ins>
    </w:p>
    <w:p w14:paraId="11F552AF">
      <w:pPr>
        <w:ind w:firstLine="560" w:firstLineChars="200"/>
        <w:textAlignment w:val="center"/>
        <w:rPr>
          <w:ins w:id="102" w:author="Administrator" w:date="2025-08-22T16:27:00Z"/>
          <w:sz w:val="28"/>
          <w:szCs w:val="28"/>
        </w:rPr>
      </w:pPr>
      <w:ins w:id="103" w:author="Administrator" w:date="2025-08-22T16:24:00Z">
        <w:r>
          <w:rPr>
            <w:sz w:val="28"/>
            <w:szCs w:val="28"/>
          </w:rPr>
          <w:t>异常处理：自动检测并处理缺失值（使用中位数填充）和异常值（</w:t>
        </w:r>
      </w:ins>
      <m:oMath>
        <m:r>
          <m:rPr/>
          <w:rPr>
            <w:rFonts w:ascii="Cambria Math" w:hAnsi="Cambria Math"/>
            <w:kern w:val="0"/>
            <w:sz w:val="24"/>
            <w:szCs w:val="24"/>
          </w:rPr>
          <m:t>3σ</m:t>
        </m:r>
      </m:oMath>
      <w:ins w:id="104" w:author="Administrator" w:date="2025-08-22T16:24:00Z">
        <w:r>
          <w:rPr>
            <w:sz w:val="28"/>
            <w:szCs w:val="28"/>
          </w:rPr>
          <w:t>准则）</w:t>
        </w:r>
      </w:ins>
      <w:ins w:id="105" w:author="Administrator" w:date="2025-08-22T16:24:00Z">
        <w:r>
          <w:rPr>
            <w:rFonts w:hint="eastAsia"/>
            <w:sz w:val="28"/>
            <w:szCs w:val="28"/>
          </w:rPr>
          <w:t>，具体是如何处理的呢？</w:t>
        </w:r>
      </w:ins>
    </w:p>
    <w:p w14:paraId="0B71BB06">
      <w:pPr>
        <w:ind w:firstLine="560" w:firstLineChars="200"/>
        <w:textAlignment w:val="center"/>
        <w:rPr>
          <w:ins w:id="106" w:author="Administrator" w:date="2025-08-22T16:24:00Z"/>
          <w:rFonts w:hint="eastAsia"/>
          <w:sz w:val="28"/>
          <w:szCs w:val="28"/>
        </w:rPr>
      </w:pPr>
    </w:p>
    <w:p w14:paraId="2520988B">
      <w:pPr>
        <w:ind w:firstLine="560" w:firstLineChars="200"/>
        <w:textAlignment w:val="center"/>
        <w:rPr>
          <w:ins w:id="107" w:author="Administrator" w:date="2025-08-22T16:26:00Z"/>
          <w:sz w:val="28"/>
          <w:szCs w:val="28"/>
        </w:rPr>
      </w:pPr>
      <w:ins w:id="108" w:author="Administrator" w:date="2025-08-22T16:24:00Z">
        <w:r>
          <w:rPr>
            <w:rFonts w:hint="eastAsia"/>
            <w:sz w:val="28"/>
            <w:szCs w:val="28"/>
          </w:rPr>
          <w:t>进一步的，</w:t>
        </w:r>
      </w:ins>
      <w:ins w:id="109" w:author="Administrator" w:date="2025-08-22T16:24:00Z">
        <w:r>
          <w:rPr>
            <w:sz w:val="28"/>
            <w:szCs w:val="28"/>
          </w:rPr>
          <w:t>价格区间预测模块</w:t>
        </w:r>
      </w:ins>
      <w:ins w:id="110" w:author="Administrator" w:date="2025-08-22T16:24:00Z">
        <w:r>
          <w:rPr>
            <w:rFonts w:hint="eastAsia"/>
            <w:sz w:val="28"/>
            <w:szCs w:val="28"/>
          </w:rPr>
          <w:t>包括：</w:t>
        </w:r>
      </w:ins>
    </w:p>
    <w:p w14:paraId="6E88CB49">
      <w:pPr>
        <w:ind w:firstLine="560" w:firstLineChars="200"/>
        <w:textAlignment w:val="center"/>
        <w:rPr>
          <w:ins w:id="111" w:author="Administrator" w:date="2025-08-22T16:26:00Z"/>
          <w:rFonts w:hint="eastAsia"/>
          <w:sz w:val="28"/>
          <w:szCs w:val="28"/>
        </w:rPr>
      </w:pPr>
      <w:ins w:id="112" w:author="Administrator" w:date="2025-08-22T16:26:00Z">
        <w:r>
          <w:rPr>
            <w:sz w:val="28"/>
            <w:szCs w:val="28"/>
          </w:rPr>
          <w:t>改进KNN算法单元</w:t>
        </w:r>
      </w:ins>
      <w:ins w:id="113" w:author="Administrator" w:date="2025-08-22T16:26:00Z">
        <w:r>
          <w:rPr>
            <w:rFonts w:hint="eastAsia"/>
            <w:sz w:val="28"/>
            <w:szCs w:val="28"/>
          </w:rPr>
          <w:t xml:space="preserve">，用于 </w:t>
        </w:r>
      </w:ins>
      <w:ins w:id="114" w:author="Administrator" w:date="2025-08-22T16:26:00Z">
        <w:r>
          <w:rPr>
            <w:sz w:val="28"/>
            <w:szCs w:val="28"/>
          </w:rPr>
          <w:t xml:space="preserve">                     </w:t>
        </w:r>
      </w:ins>
      <w:ins w:id="115" w:author="Administrator" w:date="2025-08-22T16:26:00Z">
        <w:r>
          <w:rPr>
            <w:rFonts w:hint="eastAsia"/>
            <w:sz w:val="28"/>
            <w:szCs w:val="28"/>
          </w:rPr>
          <w:t>；</w:t>
        </w:r>
      </w:ins>
    </w:p>
    <w:p w14:paraId="10EB919B">
      <w:pPr>
        <w:ind w:firstLine="560" w:firstLineChars="200"/>
        <w:textAlignment w:val="center"/>
        <w:rPr>
          <w:ins w:id="116" w:author="Administrator" w:date="2025-08-22T16:26:00Z"/>
          <w:rFonts w:hint="eastAsia"/>
          <w:sz w:val="28"/>
          <w:szCs w:val="28"/>
        </w:rPr>
      </w:pPr>
      <w:ins w:id="117" w:author="Administrator" w:date="2025-08-22T16:26:00Z">
        <w:r>
          <w:rPr>
            <w:sz w:val="28"/>
            <w:szCs w:val="28"/>
          </w:rPr>
          <w:t>自适应k值选择单元</w:t>
        </w:r>
      </w:ins>
      <w:ins w:id="118" w:author="Administrator" w:date="2025-08-22T16:26:00Z">
        <w:r>
          <w:rPr>
            <w:rFonts w:hint="eastAsia"/>
            <w:sz w:val="28"/>
            <w:szCs w:val="28"/>
          </w:rPr>
          <w:t xml:space="preserve">，用于 </w:t>
        </w:r>
      </w:ins>
      <w:ins w:id="119" w:author="Administrator" w:date="2025-08-22T16:26:00Z">
        <w:r>
          <w:rPr>
            <w:sz w:val="28"/>
            <w:szCs w:val="28"/>
          </w:rPr>
          <w:t xml:space="preserve">                  </w:t>
        </w:r>
      </w:ins>
      <w:ins w:id="120" w:author="Administrator" w:date="2025-08-22T16:26:00Z">
        <w:r>
          <w:rPr>
            <w:rFonts w:hint="eastAsia"/>
            <w:sz w:val="28"/>
            <w:szCs w:val="28"/>
          </w:rPr>
          <w:t>；</w:t>
        </w:r>
      </w:ins>
    </w:p>
    <w:p w14:paraId="383D91F2">
      <w:pPr>
        <w:ind w:firstLine="560" w:firstLineChars="200"/>
        <w:textAlignment w:val="center"/>
        <w:rPr>
          <w:ins w:id="121" w:author="Administrator" w:date="2025-08-22T16:22:00Z"/>
          <w:rFonts w:hint="eastAsia"/>
          <w:sz w:val="28"/>
          <w:szCs w:val="28"/>
        </w:rPr>
      </w:pPr>
      <w:ins w:id="122" w:author="Administrator" w:date="2025-08-22T16:26:00Z">
        <w:r>
          <w:rPr>
            <w:sz w:val="28"/>
            <w:szCs w:val="28"/>
          </w:rPr>
          <w:t>分层采样单元</w:t>
        </w:r>
      </w:ins>
      <w:ins w:id="123" w:author="Administrator" w:date="2025-08-22T16:26:00Z">
        <w:r>
          <w:rPr>
            <w:rFonts w:hint="eastAsia"/>
            <w:sz w:val="28"/>
            <w:szCs w:val="28"/>
          </w:rPr>
          <w:t xml:space="preserve">，用于 </w:t>
        </w:r>
      </w:ins>
      <w:ins w:id="124" w:author="Administrator" w:date="2025-08-22T16:26:00Z">
        <w:r>
          <w:rPr>
            <w:sz w:val="28"/>
            <w:szCs w:val="28"/>
          </w:rPr>
          <w:t xml:space="preserve">                          </w:t>
        </w:r>
      </w:ins>
      <w:ins w:id="125" w:author="Administrator" w:date="2025-08-22T16:26:00Z">
        <w:r>
          <w:rPr>
            <w:rFonts w:hint="eastAsia"/>
            <w:sz w:val="28"/>
            <w:szCs w:val="28"/>
          </w:rPr>
          <w:t>。</w:t>
        </w:r>
      </w:ins>
    </w:p>
    <w:p w14:paraId="2D14B1F4">
      <w:pPr>
        <w:ind w:firstLine="560" w:firstLineChars="200"/>
        <w:textAlignment w:val="center"/>
        <w:rPr>
          <w:ins w:id="126" w:author="Administrator" w:date="2025-08-22T16:27:00Z"/>
          <w:sz w:val="28"/>
          <w:szCs w:val="28"/>
        </w:rPr>
      </w:pPr>
      <w:ins w:id="127" w:author="Administrator" w:date="2025-08-22T16:27:00Z">
        <w:r>
          <w:rPr>
            <w:sz w:val="28"/>
            <w:szCs w:val="28"/>
          </w:rPr>
          <w:t>容错机制：当KD树索引失效时自动降级为线性搜索</w:t>
        </w:r>
      </w:ins>
      <w:ins w:id="128" w:author="Administrator" w:date="2025-08-22T16:27:00Z">
        <w:r>
          <w:rPr>
            <w:rFonts w:hint="eastAsia"/>
            <w:sz w:val="28"/>
            <w:szCs w:val="28"/>
          </w:rPr>
          <w:t>，是如何实现的呢？</w:t>
        </w:r>
      </w:ins>
    </w:p>
    <w:p w14:paraId="0DFBAA98">
      <w:pPr>
        <w:ind w:firstLine="560" w:firstLineChars="200"/>
        <w:textAlignment w:val="center"/>
        <w:rPr>
          <w:ins w:id="129" w:author="Administrator" w:date="2025-08-22T16:22:00Z"/>
          <w:rFonts w:hint="eastAsia"/>
          <w:sz w:val="28"/>
          <w:szCs w:val="28"/>
        </w:rPr>
      </w:pPr>
    </w:p>
    <w:p w14:paraId="0ACC519A">
      <w:pPr>
        <w:ind w:firstLine="560" w:firstLineChars="200"/>
        <w:textAlignment w:val="center"/>
        <w:rPr>
          <w:ins w:id="130" w:author="Administrator" w:date="2025-08-22T16:22:00Z"/>
          <w:sz w:val="28"/>
          <w:szCs w:val="28"/>
        </w:rPr>
      </w:pPr>
      <w:ins w:id="131" w:author="Administrator" w:date="2025-08-22T16:24:00Z">
        <w:r>
          <w:rPr>
            <w:rFonts w:hint="eastAsia"/>
            <w:sz w:val="28"/>
            <w:szCs w:val="28"/>
          </w:rPr>
          <w:t>进一步的，</w:t>
        </w:r>
      </w:ins>
      <w:ins w:id="132" w:author="Administrator" w:date="2025-08-22T16:24:00Z">
        <w:r>
          <w:rPr>
            <w:sz w:val="28"/>
            <w:szCs w:val="28"/>
          </w:rPr>
          <w:t>精确价格预测模块</w:t>
        </w:r>
      </w:ins>
      <w:ins w:id="133" w:author="Administrator" w:date="2025-08-22T16:24:00Z">
        <w:r>
          <w:rPr>
            <w:rFonts w:hint="eastAsia"/>
            <w:sz w:val="28"/>
            <w:szCs w:val="28"/>
          </w:rPr>
          <w:t>包括：</w:t>
        </w:r>
      </w:ins>
    </w:p>
    <w:p w14:paraId="5B634641">
      <w:pPr>
        <w:ind w:firstLine="560" w:firstLineChars="200"/>
        <w:textAlignment w:val="center"/>
        <w:rPr>
          <w:ins w:id="134" w:author="Administrator" w:date="2025-08-22T16:33:00Z"/>
          <w:rFonts w:hint="eastAsia"/>
          <w:sz w:val="28"/>
          <w:szCs w:val="28"/>
        </w:rPr>
      </w:pPr>
      <w:ins w:id="135" w:author="Administrator" w:date="2025-08-22T16:33:00Z">
        <w:r>
          <w:rPr>
            <w:sz w:val="28"/>
            <w:szCs w:val="28"/>
          </w:rPr>
          <w:t>分层随机森林单元</w:t>
        </w:r>
      </w:ins>
      <w:ins w:id="136" w:author="Administrator" w:date="2025-08-22T16:33:00Z">
        <w:r>
          <w:rPr>
            <w:rFonts w:hint="eastAsia"/>
            <w:sz w:val="28"/>
            <w:szCs w:val="28"/>
          </w:rPr>
          <w:t xml:space="preserve">，用于 </w:t>
        </w:r>
      </w:ins>
      <w:ins w:id="137" w:author="Administrator" w:date="2025-08-22T16:33:00Z">
        <w:r>
          <w:rPr>
            <w:sz w:val="28"/>
            <w:szCs w:val="28"/>
          </w:rPr>
          <w:t xml:space="preserve">                   </w:t>
        </w:r>
      </w:ins>
      <w:ins w:id="138" w:author="Administrator" w:date="2025-08-22T16:33:00Z">
        <w:r>
          <w:rPr>
            <w:rFonts w:hint="eastAsia"/>
            <w:sz w:val="28"/>
            <w:szCs w:val="28"/>
          </w:rPr>
          <w:t>；</w:t>
        </w:r>
      </w:ins>
    </w:p>
    <w:p w14:paraId="0A8B0621">
      <w:pPr>
        <w:ind w:firstLine="560" w:firstLineChars="200"/>
        <w:textAlignment w:val="center"/>
        <w:rPr>
          <w:ins w:id="139" w:author="Administrator" w:date="2025-08-22T16:33:00Z"/>
          <w:rFonts w:hint="eastAsia"/>
          <w:sz w:val="28"/>
          <w:szCs w:val="28"/>
        </w:rPr>
      </w:pPr>
      <w:ins w:id="140" w:author="Administrator" w:date="2025-08-22T16:33:00Z">
        <w:r>
          <w:rPr>
            <w:sz w:val="28"/>
            <w:szCs w:val="28"/>
          </w:rPr>
          <w:t>参数优化单元</w:t>
        </w:r>
      </w:ins>
      <w:ins w:id="141" w:author="Administrator" w:date="2025-08-22T16:33:00Z">
        <w:r>
          <w:rPr>
            <w:rFonts w:hint="eastAsia"/>
            <w:sz w:val="28"/>
            <w:szCs w:val="28"/>
          </w:rPr>
          <w:t xml:space="preserve">，用于 </w:t>
        </w:r>
      </w:ins>
      <w:ins w:id="142" w:author="Administrator" w:date="2025-08-22T16:33:00Z">
        <w:r>
          <w:rPr>
            <w:sz w:val="28"/>
            <w:szCs w:val="28"/>
          </w:rPr>
          <w:t xml:space="preserve">                     </w:t>
        </w:r>
      </w:ins>
      <w:ins w:id="143" w:author="Administrator" w:date="2025-08-22T16:33:00Z">
        <w:r>
          <w:rPr>
            <w:rFonts w:hint="eastAsia"/>
            <w:sz w:val="28"/>
            <w:szCs w:val="28"/>
          </w:rPr>
          <w:t>；</w:t>
        </w:r>
      </w:ins>
    </w:p>
    <w:p w14:paraId="1276E3A7">
      <w:pPr>
        <w:ind w:firstLine="560" w:firstLineChars="200"/>
        <w:textAlignment w:val="center"/>
        <w:rPr>
          <w:ins w:id="144" w:author="Administrator" w:date="2025-08-22T16:22:00Z"/>
          <w:rFonts w:hint="eastAsia"/>
          <w:sz w:val="28"/>
          <w:szCs w:val="28"/>
        </w:rPr>
      </w:pPr>
      <w:ins w:id="145" w:author="Administrator" w:date="2025-08-22T16:33:00Z">
        <w:r>
          <w:rPr>
            <w:sz w:val="28"/>
            <w:szCs w:val="28"/>
          </w:rPr>
          <w:t>并行计算单元</w:t>
        </w:r>
      </w:ins>
      <w:ins w:id="146" w:author="Administrator" w:date="2025-08-22T16:33:00Z">
        <w:r>
          <w:rPr>
            <w:rFonts w:hint="eastAsia"/>
            <w:sz w:val="28"/>
            <w:szCs w:val="28"/>
          </w:rPr>
          <w:t>，用于</w:t>
        </w:r>
      </w:ins>
      <w:ins w:id="147" w:author="Administrator" w:date="2025-08-22T16:34:00Z">
        <w:r>
          <w:rPr>
            <w:rFonts w:hint="eastAsia"/>
            <w:sz w:val="28"/>
            <w:szCs w:val="28"/>
          </w:rPr>
          <w:t xml:space="preserve"> </w:t>
        </w:r>
      </w:ins>
      <w:ins w:id="148" w:author="Administrator" w:date="2025-08-22T16:34:00Z">
        <w:r>
          <w:rPr>
            <w:sz w:val="28"/>
            <w:szCs w:val="28"/>
          </w:rPr>
          <w:t xml:space="preserve">                           </w:t>
        </w:r>
      </w:ins>
      <w:ins w:id="149" w:author="Administrator" w:date="2025-08-22T16:34:00Z">
        <w:r>
          <w:rPr>
            <w:rFonts w:hint="eastAsia"/>
            <w:sz w:val="28"/>
            <w:szCs w:val="28"/>
          </w:rPr>
          <w:t>；</w:t>
        </w:r>
      </w:ins>
    </w:p>
    <w:p w14:paraId="760831F7">
      <w:pPr>
        <w:ind w:firstLine="560" w:firstLineChars="200"/>
        <w:textAlignment w:val="center"/>
        <w:rPr>
          <w:ins w:id="150" w:author="Administrator" w:date="2025-08-22T16:34:00Z"/>
          <w:rFonts w:hint="eastAsia"/>
          <w:sz w:val="28"/>
          <w:szCs w:val="28"/>
        </w:rPr>
      </w:pPr>
      <w:ins w:id="151" w:author="Administrator" w:date="2025-08-22T16:34:00Z">
        <w:r>
          <w:rPr>
            <w:sz w:val="28"/>
            <w:szCs w:val="28"/>
          </w:rPr>
          <w:t>支持多线程并行预测，单次预测时间控制在100ms内</w:t>
        </w:r>
      </w:ins>
      <w:ins w:id="152" w:author="Administrator" w:date="2025-08-22T16:34:00Z">
        <w:r>
          <w:rPr>
            <w:rFonts w:hint="eastAsia"/>
            <w:sz w:val="28"/>
            <w:szCs w:val="28"/>
          </w:rPr>
          <w:t>，如何实现的呢？</w:t>
        </w:r>
      </w:ins>
    </w:p>
    <w:p w14:paraId="3371C8B1">
      <w:pPr>
        <w:ind w:firstLine="560" w:firstLineChars="200"/>
        <w:textAlignment w:val="center"/>
        <w:rPr>
          <w:ins w:id="153" w:author="Administrator" w:date="2025-08-22T16:21:00Z"/>
          <w:rFonts w:hint="eastAsia"/>
          <w:sz w:val="28"/>
          <w:szCs w:val="28"/>
        </w:rPr>
      </w:pPr>
    </w:p>
    <w:p w14:paraId="2F2D00CC">
      <w:pPr>
        <w:ind w:firstLine="560" w:firstLineChars="200"/>
        <w:textAlignment w:val="center"/>
        <w:rPr>
          <w:ins w:id="154" w:author="Administrator" w:date="2025-08-22T16:25:00Z"/>
          <w:sz w:val="28"/>
          <w:szCs w:val="28"/>
        </w:rPr>
      </w:pPr>
      <w:ins w:id="155" w:author="Administrator" w:date="2025-08-22T16:24:00Z">
        <w:r>
          <w:rPr>
            <w:rFonts w:hint="eastAsia"/>
            <w:sz w:val="28"/>
            <w:szCs w:val="28"/>
          </w:rPr>
          <w:t>进一步的，</w:t>
        </w:r>
      </w:ins>
      <w:ins w:id="156" w:author="Administrator" w:date="2025-08-22T16:25:00Z">
        <w:r>
          <w:rPr>
            <w:sz w:val="28"/>
            <w:szCs w:val="28"/>
          </w:rPr>
          <w:t>动态融合模块</w:t>
        </w:r>
      </w:ins>
      <w:ins w:id="157" w:author="Administrator" w:date="2025-08-22T16:25:00Z">
        <w:r>
          <w:rPr>
            <w:rFonts w:hint="eastAsia"/>
            <w:sz w:val="28"/>
            <w:szCs w:val="28"/>
          </w:rPr>
          <w:t>包括：</w:t>
        </w:r>
      </w:ins>
    </w:p>
    <w:p w14:paraId="6C846B6C">
      <w:pPr>
        <w:ind w:firstLine="560" w:firstLineChars="200"/>
        <w:textAlignment w:val="center"/>
        <w:rPr>
          <w:ins w:id="158" w:author="Administrator" w:date="2025-08-22T16:35:00Z"/>
          <w:rFonts w:hint="eastAsia"/>
          <w:sz w:val="28"/>
          <w:szCs w:val="28"/>
        </w:rPr>
      </w:pPr>
      <w:ins w:id="159" w:author="Administrator" w:date="2025-08-22T16:35:00Z">
        <w:r>
          <w:rPr>
            <w:sz w:val="28"/>
            <w:szCs w:val="28"/>
          </w:rPr>
          <w:t>权重计算单元</w:t>
        </w:r>
      </w:ins>
      <w:ins w:id="160" w:author="Administrator" w:date="2025-08-22T16:35:00Z">
        <w:r>
          <w:rPr>
            <w:rFonts w:hint="eastAsia"/>
            <w:sz w:val="28"/>
            <w:szCs w:val="28"/>
          </w:rPr>
          <w:t xml:space="preserve">，用于 </w:t>
        </w:r>
      </w:ins>
      <w:ins w:id="161" w:author="Administrator" w:date="2025-08-22T16:35:00Z">
        <w:r>
          <w:rPr>
            <w:sz w:val="28"/>
            <w:szCs w:val="28"/>
          </w:rPr>
          <w:t xml:space="preserve">               </w:t>
        </w:r>
      </w:ins>
      <w:ins w:id="162" w:author="Administrator" w:date="2025-08-22T16:35:00Z">
        <w:r>
          <w:rPr>
            <w:rFonts w:hint="eastAsia"/>
            <w:sz w:val="28"/>
            <w:szCs w:val="28"/>
          </w:rPr>
          <w:t>；</w:t>
        </w:r>
      </w:ins>
    </w:p>
    <w:p w14:paraId="2F19FBDB">
      <w:pPr>
        <w:ind w:firstLine="560" w:firstLineChars="200"/>
        <w:textAlignment w:val="center"/>
        <w:rPr>
          <w:ins w:id="163" w:author="Administrator" w:date="2025-08-22T16:35:00Z"/>
          <w:rFonts w:hint="eastAsia"/>
          <w:sz w:val="28"/>
          <w:szCs w:val="28"/>
        </w:rPr>
      </w:pPr>
      <w:ins w:id="164" w:author="Administrator" w:date="2025-08-22T16:35:00Z">
        <w:r>
          <w:rPr>
            <w:sz w:val="28"/>
            <w:szCs w:val="28"/>
          </w:rPr>
          <w:t>性能监控单元</w:t>
        </w:r>
      </w:ins>
      <w:ins w:id="165" w:author="Administrator" w:date="2025-08-22T16:35:00Z">
        <w:r>
          <w:rPr>
            <w:rFonts w:hint="eastAsia"/>
            <w:sz w:val="28"/>
            <w:szCs w:val="28"/>
          </w:rPr>
          <w:t xml:space="preserve">，用于 </w:t>
        </w:r>
      </w:ins>
      <w:ins w:id="166" w:author="Administrator" w:date="2025-08-22T16:35:00Z">
        <w:r>
          <w:rPr>
            <w:sz w:val="28"/>
            <w:szCs w:val="28"/>
          </w:rPr>
          <w:t xml:space="preserve">               </w:t>
        </w:r>
      </w:ins>
      <w:ins w:id="167" w:author="Administrator" w:date="2025-08-22T16:35:00Z">
        <w:r>
          <w:rPr>
            <w:rFonts w:hint="eastAsia"/>
            <w:sz w:val="28"/>
            <w:szCs w:val="28"/>
          </w:rPr>
          <w:t>；</w:t>
        </w:r>
      </w:ins>
    </w:p>
    <w:p w14:paraId="12DFD083">
      <w:pPr>
        <w:ind w:firstLine="560" w:firstLineChars="200"/>
        <w:textAlignment w:val="center"/>
        <w:rPr>
          <w:ins w:id="168" w:author="Administrator" w:date="2025-08-22T16:25:00Z"/>
          <w:sz w:val="28"/>
          <w:szCs w:val="28"/>
        </w:rPr>
      </w:pPr>
      <w:ins w:id="169" w:author="Administrator" w:date="2025-08-22T16:35:00Z">
        <w:r>
          <w:rPr>
            <w:sz w:val="28"/>
            <w:szCs w:val="28"/>
          </w:rPr>
          <w:t>结果合并单元</w:t>
        </w:r>
      </w:ins>
      <w:ins w:id="170" w:author="Administrator" w:date="2025-08-22T16:35:00Z">
        <w:r>
          <w:rPr>
            <w:rFonts w:hint="eastAsia"/>
            <w:sz w:val="28"/>
            <w:szCs w:val="28"/>
          </w:rPr>
          <w:t xml:space="preserve">，用于 </w:t>
        </w:r>
      </w:ins>
      <w:ins w:id="171" w:author="Administrator" w:date="2025-08-22T16:35:00Z">
        <w:r>
          <w:rPr>
            <w:sz w:val="28"/>
            <w:szCs w:val="28"/>
          </w:rPr>
          <w:t xml:space="preserve">               </w:t>
        </w:r>
      </w:ins>
      <w:ins w:id="172" w:author="Administrator" w:date="2025-08-22T16:35:00Z">
        <w:r>
          <w:rPr>
            <w:rFonts w:hint="eastAsia"/>
            <w:sz w:val="28"/>
            <w:szCs w:val="28"/>
          </w:rPr>
          <w:t>。</w:t>
        </w:r>
      </w:ins>
    </w:p>
    <w:p w14:paraId="2F4EDDCD">
      <w:pPr>
        <w:ind w:firstLine="560" w:firstLineChars="200"/>
        <w:textAlignment w:val="center"/>
        <w:rPr>
          <w:ins w:id="173" w:author="Administrator" w:date="2025-08-22T16:25:00Z"/>
          <w:sz w:val="28"/>
          <w:szCs w:val="28"/>
        </w:rPr>
      </w:pPr>
      <w:ins w:id="174" w:author="Administrator" w:date="2025-08-22T16:25:00Z">
        <w:r>
          <w:rPr>
            <w:rFonts w:hint="eastAsia"/>
            <w:sz w:val="28"/>
            <w:szCs w:val="28"/>
          </w:rPr>
          <w:t>进一步的，</w:t>
        </w:r>
      </w:ins>
      <w:ins w:id="175" w:author="Administrator" w:date="2025-08-22T16:25:00Z">
        <w:commentRangeStart w:id="3"/>
        <w:r>
          <w:rPr>
            <w:sz w:val="28"/>
            <w:szCs w:val="28"/>
          </w:rPr>
          <w:t>模型管理模块</w:t>
        </w:r>
      </w:ins>
      <w:ins w:id="176" w:author="Administrator" w:date="2025-08-22T16:25:00Z">
        <w:r>
          <w:rPr>
            <w:rFonts w:hint="eastAsia"/>
            <w:sz w:val="28"/>
            <w:szCs w:val="28"/>
          </w:rPr>
          <w:t>包括：</w:t>
        </w:r>
        <w:commentRangeEnd w:id="3"/>
      </w:ins>
      <w:ins w:id="177" w:author="Administrator" w:date="2025-08-22T16:36:00Z">
        <w:r>
          <w:rPr>
            <w:rStyle w:val="11"/>
          </w:rPr>
          <w:commentReference w:id="3"/>
        </w:r>
      </w:ins>
    </w:p>
    <w:p w14:paraId="7F9FBB64">
      <w:pPr>
        <w:ind w:firstLine="560" w:firstLineChars="200"/>
        <w:textAlignment w:val="center"/>
        <w:rPr>
          <w:ins w:id="178" w:author="Administrator" w:date="2025-08-22T16:25:00Z"/>
          <w:sz w:val="28"/>
          <w:szCs w:val="28"/>
        </w:rPr>
      </w:pPr>
    </w:p>
    <w:p w14:paraId="2DE4D4D4">
      <w:pPr>
        <w:ind w:firstLine="560" w:firstLineChars="200"/>
        <w:textAlignment w:val="center"/>
        <w:rPr>
          <w:ins w:id="179" w:author="Administrator" w:date="2025-08-22T16:25:00Z"/>
          <w:sz w:val="28"/>
          <w:szCs w:val="28"/>
        </w:rPr>
      </w:pPr>
      <w:ins w:id="180" w:author="Administrator" w:date="2025-08-22T16:25:00Z">
        <w:r>
          <w:rPr>
            <w:rFonts w:hint="eastAsia"/>
            <w:sz w:val="28"/>
            <w:szCs w:val="28"/>
          </w:rPr>
          <w:t>进一步的，</w:t>
        </w:r>
      </w:ins>
      <w:ins w:id="181" w:author="Administrator" w:date="2025-08-22T16:25:00Z">
        <w:commentRangeStart w:id="4"/>
        <w:r>
          <w:rPr>
            <w:sz w:val="28"/>
            <w:szCs w:val="28"/>
          </w:rPr>
          <w:t>数据存储模块</w:t>
        </w:r>
      </w:ins>
      <w:ins w:id="182" w:author="Administrator" w:date="2025-08-22T16:25:00Z">
        <w:r>
          <w:rPr>
            <w:rFonts w:hint="eastAsia"/>
            <w:sz w:val="28"/>
            <w:szCs w:val="28"/>
          </w:rPr>
          <w:t>包括：</w:t>
        </w:r>
        <w:commentRangeEnd w:id="4"/>
      </w:ins>
      <w:ins w:id="183" w:author="Administrator" w:date="2025-08-22T16:37:00Z">
        <w:r>
          <w:rPr>
            <w:rStyle w:val="11"/>
          </w:rPr>
          <w:commentReference w:id="4"/>
        </w:r>
      </w:ins>
    </w:p>
    <w:p w14:paraId="3EC59944">
      <w:pPr>
        <w:ind w:firstLine="560" w:firstLineChars="200"/>
        <w:textAlignment w:val="center"/>
        <w:rPr>
          <w:ins w:id="184" w:author="Administrator" w:date="2025-08-22T16:21:00Z"/>
          <w:rFonts w:hint="eastAsia"/>
          <w:sz w:val="28"/>
          <w:szCs w:val="28"/>
        </w:rPr>
      </w:pPr>
    </w:p>
    <w:p w14:paraId="3D958DC9">
      <w:pPr>
        <w:ind w:firstLine="560" w:firstLineChars="200"/>
        <w:textAlignment w:val="center"/>
        <w:rPr>
          <w:ins w:id="185" w:author="Administrator" w:date="2025-08-22T16:21:00Z"/>
          <w:rFonts w:hint="eastAsia"/>
          <w:sz w:val="28"/>
          <w:szCs w:val="28"/>
        </w:rPr>
      </w:pPr>
    </w:p>
    <w:p w14:paraId="2D6D27D2">
      <w:pPr>
        <w:ind w:firstLine="560" w:firstLineChars="200"/>
        <w:textAlignment w:val="center"/>
        <w:rPr>
          <w:sz w:val="28"/>
          <w:szCs w:val="28"/>
        </w:rPr>
      </w:pPr>
      <w:commentRangeStart w:id="5"/>
      <w:r>
        <w:rPr>
          <w:sz w:val="28"/>
          <w:szCs w:val="28"/>
        </w:rPr>
        <w:t>数据预处理模块：</w:t>
      </w:r>
      <w:commentRangeEnd w:id="5"/>
      <w:r>
        <w:rPr>
          <w:rStyle w:val="11"/>
        </w:rPr>
        <w:commentReference w:id="5"/>
      </w:r>
      <w:commentRangeStart w:id="6"/>
      <w:r>
        <w:rPr>
          <w:sz w:val="28"/>
          <w:szCs w:val="28"/>
        </w:rPr>
        <w:t xml:space="preserve"> - 输入接口：J</w:t>
      </w:r>
      <w:commentRangeEnd w:id="6"/>
      <w:r>
        <w:rPr>
          <w:rStyle w:val="11"/>
        </w:rPr>
        <w:commentReference w:id="6"/>
      </w:r>
      <w:r>
        <w:rPr>
          <w:sz w:val="28"/>
          <w:szCs w:val="28"/>
        </w:rPr>
        <w:t>SON格式的车辆特征数据</w:t>
      </w:r>
      <w:commentRangeStart w:id="7"/>
      <w:r>
        <w:rPr>
          <w:sz w:val="28"/>
          <w:szCs w:val="28"/>
        </w:rPr>
        <w:t xml:space="preserve"> - 输出接口：</w:t>
      </w:r>
      <w:commentRangeEnd w:id="7"/>
      <w:r>
        <w:rPr>
          <w:rStyle w:val="11"/>
        </w:rPr>
        <w:commentReference w:id="7"/>
      </w:r>
      <w:r>
        <w:rPr>
          <w:sz w:val="28"/>
          <w:szCs w:val="28"/>
        </w:rPr>
        <w:t>标准化的特征向量[feature_vector, enhanced_features] - 功能组件：数据清洗单元、特征标准化单元、增强特征计算单元 - 异常处理：自动检测并处理缺失值（使用中位数填充）和异常值（</w:t>
      </w:r>
      <m:oMath>
        <m:r>
          <m:rPr/>
          <w:rPr>
            <w:rFonts w:ascii="Cambria Math" w:hAnsi="Cambria Math"/>
            <w:kern w:val="0"/>
            <w:sz w:val="24"/>
            <w:szCs w:val="24"/>
            <w:lang w:eastAsia="en-US"/>
          </w:rPr>
          <m:t>3σ</m:t>
        </m:r>
      </m:oMath>
      <w:r>
        <w:rPr>
          <w:sz w:val="28"/>
          <w:szCs w:val="28"/>
        </w:rPr>
        <w:t>准则）</w:t>
      </w:r>
      <w:r>
        <w:rPr>
          <w:rFonts w:hint="eastAsia"/>
          <w:sz w:val="28"/>
          <w:szCs w:val="28"/>
        </w:rPr>
        <w:t>。</w:t>
      </w:r>
    </w:p>
    <w:p w14:paraId="4F9D67EC">
      <w:pPr>
        <w:ind w:firstLine="560" w:firstLineChars="200"/>
        <w:textAlignment w:val="center"/>
        <w:rPr>
          <w:sz w:val="28"/>
          <w:szCs w:val="28"/>
        </w:rPr>
      </w:pPr>
      <w:r>
        <w:rPr>
          <w:sz w:val="28"/>
          <w:szCs w:val="28"/>
        </w:rPr>
        <w:t>价格区间预测模块： - 输入接口：标准化特征向量 - 输出接口：价格区间标识和置信度分数 - 功能组件：改进KNN算法单元、自适应k值选择单元、分层采样单元 - 容错机制：当KD树索引失效时自动降级为线性搜索</w:t>
      </w:r>
      <w:r>
        <w:rPr>
          <w:rFonts w:hint="eastAsia"/>
          <w:sz w:val="28"/>
          <w:szCs w:val="28"/>
        </w:rPr>
        <w:t>。</w:t>
      </w:r>
    </w:p>
    <w:p w14:paraId="64A8B142">
      <w:pPr>
        <w:ind w:firstLine="560" w:firstLineChars="200"/>
        <w:textAlignment w:val="center"/>
        <w:rPr>
          <w:sz w:val="28"/>
          <w:szCs w:val="28"/>
        </w:rPr>
      </w:pPr>
      <w:r>
        <w:rPr>
          <w:sz w:val="28"/>
          <w:szCs w:val="28"/>
        </w:rPr>
        <w:t>精确价格预测模块： - 输入接口：特征向量和价格区间标识 - 输出接口：精确价格预测值和特征重要性分析 - 功能组件：分层随机森林单元、参数优化单元、并行计算单元 - 性能优化：支持多线程并行预测，单次预测时间控制在100ms内</w:t>
      </w:r>
      <w:r>
        <w:rPr>
          <w:rFonts w:hint="eastAsia"/>
          <w:sz w:val="28"/>
          <w:szCs w:val="28"/>
        </w:rPr>
        <w:t>。</w:t>
      </w:r>
    </w:p>
    <w:p w14:paraId="36A519BA">
      <w:pPr>
        <w:ind w:firstLine="560" w:firstLineChars="200"/>
        <w:textAlignment w:val="center"/>
        <w:rPr>
          <w:sz w:val="28"/>
          <w:szCs w:val="28"/>
        </w:rPr>
      </w:pPr>
      <w:r>
        <w:rPr>
          <w:sz w:val="28"/>
          <w:szCs w:val="28"/>
        </w:rPr>
        <w:t>动态融合模块： - 输入接口：KNN和RF的预测结果 - 输出接口：融合后的最终价格和置信区间 - 功能组件：权重计算单元、性能监控单元、结果合并单元 - 实时调整：每100次预测后更新一次融合权重</w:t>
      </w:r>
      <w:r>
        <w:rPr>
          <w:rFonts w:hint="eastAsia"/>
          <w:sz w:val="28"/>
          <w:szCs w:val="28"/>
        </w:rPr>
        <w:t>。</w:t>
      </w:r>
    </w:p>
    <w:p w14:paraId="76D8CBDC">
      <w:pPr>
        <w:ind w:firstLine="560" w:firstLineChars="200"/>
        <w:textAlignment w:val="center"/>
        <w:rPr>
          <w:sz w:val="28"/>
          <w:szCs w:val="28"/>
        </w:rPr>
      </w:pPr>
      <w:r>
        <w:rPr>
          <w:sz w:val="28"/>
          <w:szCs w:val="28"/>
        </w:rPr>
        <w:t>模型管理模块： - 版本控制：支持模型版本管理，保留最近5个版本 - 性能监控：实时监控各模型的MAPE、响应时间、内存占用 - 自动切换：当主模型性能下降超过阈值（MAPE增加2%）时自动切换到备用模型 - 增量更新：支持在线学习，每日增量更新模型参数</w:t>
      </w:r>
      <w:r>
        <w:rPr>
          <w:rFonts w:hint="eastAsia"/>
          <w:sz w:val="28"/>
          <w:szCs w:val="28"/>
        </w:rPr>
        <w:t>。</w:t>
      </w:r>
    </w:p>
    <w:p w14:paraId="7611A836">
      <w:pPr>
        <w:ind w:firstLine="560" w:firstLineChars="200"/>
        <w:textAlignment w:val="center"/>
        <w:rPr>
          <w:sz w:val="28"/>
          <w:szCs w:val="28"/>
        </w:rPr>
      </w:pPr>
      <w:r>
        <w:rPr>
          <w:sz w:val="28"/>
          <w:szCs w:val="28"/>
        </w:rPr>
        <w:t>数据存储模块： - 存储结构：采用时间序列数据库存储历史预测数据 - 检索机制：支持基于车辆特征的快速检索，响应时间&lt;10ms - 数据更新：实时更新最新交易数据，保持数据新鲜度 - 备份策略：每日自动备份，支持7天内任意时间点恢复</w:t>
      </w:r>
      <w:r>
        <w:rPr>
          <w:rFonts w:hint="eastAsia"/>
          <w:sz w:val="28"/>
          <w:szCs w:val="28"/>
        </w:rPr>
        <w:t>。</w:t>
      </w:r>
    </w:p>
    <w:bookmarkEnd w:id="3"/>
    <w:p w14:paraId="1E6F1209">
      <w:pPr>
        <w:ind w:firstLine="560" w:firstLineChars="200"/>
        <w:textAlignment w:val="center"/>
        <w:rPr>
          <w:sz w:val="28"/>
          <w:szCs w:val="28"/>
        </w:rPr>
      </w:pPr>
      <w:bookmarkStart w:id="4" w:name="创造性技术特征与效果对比"/>
      <w:r>
        <w:rPr>
          <w:sz w:val="28"/>
          <w:szCs w:val="28"/>
        </w:rPr>
        <w:t>创造性技术特征与效果对比</w:t>
      </w:r>
      <w:r>
        <w:rPr>
          <w:rFonts w:hint="eastAsia"/>
          <w:sz w:val="28"/>
          <w:szCs w:val="28"/>
        </w:rPr>
        <w:t>：</w:t>
      </w:r>
    </w:p>
    <w:p w14:paraId="2613A4D5">
      <w:pPr>
        <w:ind w:firstLine="560" w:firstLineChars="200"/>
        <w:textAlignment w:val="center"/>
        <w:rPr>
          <w:sz w:val="28"/>
          <w:szCs w:val="28"/>
        </w:rPr>
      </w:pPr>
      <w:r>
        <w:rPr>
          <w:sz w:val="28"/>
          <w:szCs w:val="28"/>
        </w:rPr>
        <w:t>核心区别特征1：两阶段预测策略 - 现有技术局限：单一算法直接预测，无法充分利用不同算法的优势 - 本发明创新：先用KNN进行粗分类，再用RF进行精细预测，算法协同作用 - 技术效果对比： * 单一KNN：MAPE = 8.7%, 预测时间 = 45秒 * 单一RF：MAPE = 8.9%, 预测时间 = 2秒 * 本发明：MAPE = 6.5%, 预测时间 = 1.1秒</w:t>
      </w:r>
      <w:r>
        <w:rPr>
          <w:rFonts w:hint="eastAsia"/>
          <w:sz w:val="28"/>
          <w:szCs w:val="28"/>
        </w:rPr>
        <w:t>。</w:t>
      </w:r>
    </w:p>
    <w:p w14:paraId="5AA756BE">
      <w:pPr>
        <w:ind w:firstLine="560" w:firstLineChars="200"/>
        <w:textAlignment w:val="center"/>
        <w:rPr>
          <w:sz w:val="28"/>
          <w:szCs w:val="28"/>
        </w:rPr>
      </w:pPr>
      <w:r>
        <w:rPr>
          <w:sz w:val="28"/>
          <w:szCs w:val="28"/>
        </w:rPr>
        <w:t>核心区别特征2：增强特征工程 - 现有技术局限：仅使用车辆物理特征，忽略市场价值特征 - 本发明创新：引入BRI、VRI、CCS三项市场感知特征 - 技术效果对比： * 基础特征预测：稀有车型MAPE = 12.3% * 增强特征预测：稀有车型MAPE = 8.6% * 意外技术效果：稀有车型（市场占有率&lt;0.1%）预测精度提升30%，这是现有技术无法预见的效果</w:t>
      </w:r>
      <w:r>
        <w:rPr>
          <w:rFonts w:hint="eastAsia"/>
          <w:sz w:val="28"/>
          <w:szCs w:val="28"/>
        </w:rPr>
        <w:t>。</w:t>
      </w:r>
    </w:p>
    <w:p w14:paraId="60B7AF48">
      <w:pPr>
        <w:ind w:firstLine="560" w:firstLineChars="200"/>
        <w:textAlignment w:val="center"/>
        <w:rPr>
          <w:rFonts w:hint="eastAsia"/>
          <w:sz w:val="28"/>
          <w:szCs w:val="28"/>
        </w:rPr>
      </w:pPr>
      <w:r>
        <w:rPr>
          <w:sz w:val="28"/>
          <w:szCs w:val="28"/>
        </w:rPr>
        <w:t>核心区别特征3：动态权重融合 - 现有技术局限：固定权重融合，无法适应不同车辆特征差异 - 本发明创新：基于实时性能反馈的自适应权重调整 - 技术效果对比： * 固定权重融合：整体MAPE = 7.8% * 动态权重融合：整体MAPE = 6.5% * 高价值车辆预测精度提升18.7%</w:t>
      </w:r>
      <w:r>
        <w:rPr>
          <w:rFonts w:hint="eastAsia"/>
          <w:sz w:val="28"/>
          <w:szCs w:val="28"/>
        </w:rPr>
        <w:t>。</w:t>
      </w:r>
    </w:p>
    <w:p w14:paraId="01CC4B74">
      <w:pPr>
        <w:ind w:firstLine="560" w:firstLineChars="200"/>
        <w:textAlignment w:val="center"/>
        <w:rPr>
          <w:bCs/>
          <w:sz w:val="28"/>
          <w:szCs w:val="28"/>
        </w:rPr>
      </w:pPr>
      <w:r>
        <w:rPr>
          <w:sz w:val="28"/>
          <w:szCs w:val="28"/>
        </w:rPr>
        <w:t>核心区别特征4：分层建模策略 - 现有技术局限：统一模型处理所有价格区间，泛化能力不足 - 本发明创新：针对性建模，每个价格区间专用模型 - 技术效果对比： * 统一模型：高价值车辆</w:t>
      </w:r>
      <m:oMath>
        <m:sSup>
          <m:sSupPr>
            <m:ctrlPr>
              <w:rPr>
                <w:rFonts w:ascii="Cambria Math" w:hAnsi="Cambria Math"/>
                <w:kern w:val="0"/>
                <w:sz w:val="24"/>
                <w:szCs w:val="24"/>
                <w:lang w:eastAsia="en-US"/>
              </w:rPr>
            </m:ctrlPr>
          </m:sSupPr>
          <m:e>
            <m:r>
              <m:rPr/>
              <w:rPr>
                <w:rFonts w:ascii="Cambria Math" w:hAnsi="Cambria Math"/>
                <w:kern w:val="0"/>
                <w:sz w:val="24"/>
                <w:szCs w:val="24"/>
              </w:rPr>
              <m:t>R</m:t>
            </m:r>
            <m:ctrlPr>
              <w:rPr>
                <w:rFonts w:ascii="Cambria Math" w:hAnsi="Cambria Math"/>
                <w:kern w:val="0"/>
                <w:sz w:val="24"/>
                <w:szCs w:val="24"/>
                <w:lang w:eastAsia="en-US"/>
              </w:rPr>
            </m:ctrlPr>
          </m:e>
          <m:sup>
            <m:r>
              <m:rPr/>
              <w:rPr>
                <w:rFonts w:ascii="Cambria Math" w:hAnsi="Cambria Math"/>
                <w:kern w:val="0"/>
                <w:sz w:val="24"/>
                <w:szCs w:val="24"/>
              </w:rPr>
              <m:t>2</m:t>
            </m:r>
            <m:ctrlPr>
              <w:rPr>
                <w:rFonts w:ascii="Cambria Math" w:hAnsi="Cambria Math"/>
                <w:kern w:val="0"/>
                <w:sz w:val="24"/>
                <w:szCs w:val="24"/>
                <w:lang w:eastAsia="en-US"/>
              </w:rPr>
            </m:ctrlPr>
          </m:sup>
        </m:sSup>
        <m:r>
          <m:rPr>
            <m:sty m:val="p"/>
          </m:rPr>
          <w:rPr>
            <w:rFonts w:ascii="Cambria Math" w:hAnsi="Cambria Math"/>
            <w:kern w:val="0"/>
            <w:sz w:val="24"/>
            <w:szCs w:val="24"/>
          </w:rPr>
          <m:t>=</m:t>
        </m:r>
        <m:r>
          <m:rPr/>
          <w:rPr>
            <w:rFonts w:ascii="Cambria Math" w:hAnsi="Cambria Math"/>
            <w:kern w:val="0"/>
            <w:sz w:val="24"/>
            <w:szCs w:val="24"/>
          </w:rPr>
          <m:t>0.885</m:t>
        </m:r>
      </m:oMath>
      <w:r>
        <w:rPr>
          <w:sz w:val="28"/>
          <w:szCs w:val="28"/>
        </w:rPr>
        <w:t xml:space="preserve"> * 分层模型：高价值车辆</w:t>
      </w:r>
      <m:oMath>
        <m:sSup>
          <m:sSupPr>
            <m:ctrlPr>
              <w:rPr>
                <w:rFonts w:ascii="Cambria Math" w:hAnsi="Cambria Math"/>
                <w:kern w:val="0"/>
                <w:sz w:val="24"/>
                <w:szCs w:val="24"/>
                <w:lang w:eastAsia="en-US"/>
              </w:rPr>
            </m:ctrlPr>
          </m:sSupPr>
          <m:e>
            <m:r>
              <m:rPr/>
              <w:rPr>
                <w:rFonts w:ascii="Cambria Math" w:hAnsi="Cambria Math"/>
                <w:kern w:val="0"/>
                <w:sz w:val="24"/>
                <w:szCs w:val="24"/>
              </w:rPr>
              <m:t>R</m:t>
            </m:r>
            <m:ctrlPr>
              <w:rPr>
                <w:rFonts w:ascii="Cambria Math" w:hAnsi="Cambria Math"/>
                <w:kern w:val="0"/>
                <w:sz w:val="24"/>
                <w:szCs w:val="24"/>
                <w:lang w:eastAsia="en-US"/>
              </w:rPr>
            </m:ctrlPr>
          </m:e>
          <m:sup>
            <m:r>
              <m:rPr/>
              <w:rPr>
                <w:rFonts w:ascii="Cambria Math" w:hAnsi="Cambria Math"/>
                <w:kern w:val="0"/>
                <w:sz w:val="24"/>
                <w:szCs w:val="24"/>
              </w:rPr>
              <m:t>2</m:t>
            </m:r>
            <m:ctrlPr>
              <w:rPr>
                <w:rFonts w:ascii="Cambria Math" w:hAnsi="Cambria Math"/>
                <w:kern w:val="0"/>
                <w:sz w:val="24"/>
                <w:szCs w:val="24"/>
                <w:lang w:eastAsia="en-US"/>
              </w:rPr>
            </m:ctrlPr>
          </m:sup>
        </m:sSup>
        <m:r>
          <m:rPr>
            <m:sty m:val="p"/>
          </m:rPr>
          <w:rPr>
            <w:rFonts w:ascii="Cambria Math" w:hAnsi="Cambria Math"/>
            <w:kern w:val="0"/>
            <w:sz w:val="24"/>
            <w:szCs w:val="24"/>
          </w:rPr>
          <m:t>=</m:t>
        </m:r>
        <m:r>
          <m:rPr/>
          <w:rPr>
            <w:rFonts w:ascii="Cambria Math" w:hAnsi="Cambria Math"/>
            <w:kern w:val="0"/>
            <w:sz w:val="24"/>
            <w:szCs w:val="24"/>
          </w:rPr>
          <m:t>0.912</m:t>
        </m:r>
      </m:oMath>
      <w:r>
        <w:rPr>
          <w:sz w:val="28"/>
          <w:szCs w:val="28"/>
        </w:rPr>
        <w:t xml:space="preserve"> * 决定系数整体从0.988提升至0.990</w:t>
      </w:r>
      <w:r>
        <w:rPr>
          <w:rFonts w:hint="eastAsia"/>
          <w:sz w:val="28"/>
          <w:szCs w:val="28"/>
        </w:rPr>
        <w:t>。</w:t>
      </w:r>
      <w:bookmarkEnd w:id="4"/>
    </w:p>
    <w:p w14:paraId="15776301">
      <w:pPr>
        <w:ind w:firstLine="560" w:firstLineChars="200"/>
        <w:rPr>
          <w:bCs/>
          <w:sz w:val="28"/>
          <w:szCs w:val="28"/>
        </w:rPr>
      </w:pPr>
      <w:r>
        <w:rPr>
          <w:rFonts w:hint="eastAsia"/>
          <w:bCs/>
          <w:sz w:val="28"/>
          <w:szCs w:val="28"/>
        </w:rPr>
        <w:t>本发明的具体应用的实施例：</w:t>
      </w:r>
    </w:p>
    <w:p w14:paraId="201DEA3F">
      <w:pPr>
        <w:ind w:firstLine="560" w:firstLineChars="200"/>
        <w:rPr>
          <w:sz w:val="28"/>
          <w:szCs w:val="28"/>
        </w:rPr>
      </w:pPr>
      <w:bookmarkStart w:id="5" w:name="实施例1三层分级预测系统"/>
      <w:r>
        <w:rPr>
          <w:sz w:val="28"/>
          <w:szCs w:val="28"/>
        </w:rPr>
        <w:t>实施例1：三层分级预测系统</w:t>
      </w:r>
    </w:p>
    <w:p w14:paraId="36B024F1">
      <w:pPr>
        <w:ind w:firstLine="560" w:firstLineChars="200"/>
        <w:rPr>
          <w:sz w:val="28"/>
          <w:szCs w:val="28"/>
        </w:rPr>
      </w:pPr>
      <w:r>
        <w:rPr>
          <w:sz w:val="28"/>
          <w:szCs w:val="28"/>
        </w:rPr>
        <w:t>步骤1：数据准备与预处理 收集包含200,000个样本的二手车交易数据，数据来源包括：</w:t>
      </w:r>
      <w:commentRangeStart w:id="8"/>
      <w:r>
        <w:rPr>
          <w:sz w:val="28"/>
          <w:szCs w:val="28"/>
        </w:rPr>
        <w:t xml:space="preserve"> - </w:t>
      </w:r>
      <w:commentRangeEnd w:id="8"/>
      <w:r>
        <w:rPr>
          <w:rStyle w:val="11"/>
        </w:rPr>
        <w:commentReference w:id="8"/>
      </w:r>
      <w:r>
        <w:rPr>
          <w:sz w:val="28"/>
          <w:szCs w:val="28"/>
        </w:rPr>
        <w:t>主流汽车交易平台（60%）：瓜子二手车、人人车等 - 4S店二手车部门（25%）：官方认证数据 - 实体二手车市场（15%）：现场交易记录</w:t>
      </w:r>
    </w:p>
    <w:p w14:paraId="1E85F1EB">
      <w:pPr>
        <w:ind w:firstLine="560" w:firstLineChars="200"/>
        <w:rPr>
          <w:sz w:val="28"/>
          <w:szCs w:val="28"/>
        </w:rPr>
      </w:pPr>
      <w:r>
        <w:rPr>
          <w:sz w:val="28"/>
          <w:szCs w:val="28"/>
        </w:rPr>
        <w:t>特征增强处理结果（中间输出）：特征增强处理后的数据结构包含基础特征数组和增强特征对象，其中增强特征包括：品牌声誉指数数值为0.85，车辆稀有性指标数值为0.23，配置复杂度评分数值为2.45。同时输出预测价格区间为”中档”，预测置信度为0.92。</w:t>
      </w:r>
    </w:p>
    <w:p w14:paraId="139E78F9">
      <w:pPr>
        <w:ind w:firstLine="560" w:firstLineChars="200"/>
        <w:rPr>
          <w:rFonts w:hint="eastAsia"/>
          <w:sz w:val="28"/>
          <w:szCs w:val="28"/>
        </w:rPr>
      </w:pPr>
      <w:r>
        <w:rPr>
          <w:sz w:val="28"/>
          <w:szCs w:val="28"/>
        </w:rPr>
        <w:t>步骤2：分层模型训练 数据分布统计： - 经济型层（&lt;10万元）：31,200个样本，占15.6% - 中档层（10-25万元）：117,400个样本，占58.7% - 豪华型层（&gt;25万元）：51,400个样本，占25.7%</w:t>
      </w:r>
      <w:r>
        <w:rPr>
          <w:rFonts w:hint="eastAsia"/>
          <w:sz w:val="28"/>
          <w:szCs w:val="28"/>
        </w:rPr>
        <w:t>。</w:t>
      </w:r>
    </w:p>
    <w:p w14:paraId="4193AF90">
      <w:pPr>
        <w:ind w:firstLine="560" w:firstLineChars="200"/>
        <w:rPr>
          <w:rFonts w:hint="eastAsia"/>
          <w:sz w:val="28"/>
          <w:szCs w:val="28"/>
        </w:rPr>
      </w:pPr>
      <w:r>
        <w:rPr>
          <w:sz w:val="28"/>
          <w:szCs w:val="28"/>
        </w:rPr>
        <w:t>每层模型参数配置如下： - 经济型层配置参数：K近邻算法的K值设定为8，随机森林决策树数量设定为100棵，决策树最大深度设定为10层，融合权重设定为0.2 - 中档层配置参数：K近邻算法的K值设定为12，随机森林决策树数量设定为200棵，决策树最大深度设定为15层，融合权重设定为0.3 - 豪华层配置参数：K近邻算法的K值设定为6，随机森林决策树数量设定为300棵，决策树最大深度设定为20层，融合权重设定为0.4</w:t>
      </w:r>
      <w:r>
        <w:rPr>
          <w:rFonts w:hint="eastAsia"/>
          <w:sz w:val="28"/>
          <w:szCs w:val="28"/>
        </w:rPr>
        <w:t>。</w:t>
      </w:r>
    </w:p>
    <w:p w14:paraId="59C30F9D">
      <w:pPr>
        <w:ind w:firstLine="560" w:firstLineChars="200"/>
        <w:rPr>
          <w:sz w:val="28"/>
          <w:szCs w:val="28"/>
        </w:rPr>
      </w:pPr>
      <w:r>
        <w:rPr>
          <w:sz w:val="28"/>
          <w:szCs w:val="28"/>
        </w:rPr>
        <w:t>步骤3：预测执行流程</w:t>
      </w:r>
    </w:p>
    <w:p w14:paraId="2B3ACDE2">
      <w:pPr>
        <w:ind w:firstLine="560" w:firstLineChars="200"/>
        <w:rPr>
          <w:sz w:val="28"/>
          <w:szCs w:val="28"/>
        </w:rPr>
      </w:pPr>
      <w:r>
        <w:rPr>
          <w:sz w:val="28"/>
          <w:szCs w:val="28"/>
        </w:rPr>
        <w:t>第一阶段：价格区间预测 第一阶段价格区间预测的具体执行步骤包括：首先对输入特征进行向量化处理，将结构化特征数据转换为数值向量格式；然后利用KD树数据结构进行最近邻搜索，根据自适应确定的K值查找与待预测样本最相似的邻居样本；接下来计算各邻居样本的权重，权重计算方法为距离的倒数加上平滑因子，即权重等于一除以距离加平滑因子的和；最后通过加权投票机制确定价格区间，选择得票数最高的区间作为预测结果。</w:t>
      </w:r>
    </w:p>
    <w:p w14:paraId="09F91466">
      <w:pPr>
        <w:ind w:firstLine="560" w:firstLineChars="200"/>
        <w:rPr>
          <w:sz w:val="28"/>
          <w:szCs w:val="28"/>
        </w:rPr>
      </w:pPr>
      <w:r>
        <w:rPr>
          <w:sz w:val="28"/>
          <w:szCs w:val="28"/>
        </w:rPr>
        <w:t>第二阶段：精确价格预测 第二阶段精确价格预测的执行过程为：首先根据第一阶段确定的价格区间选择对应的随机森林预测模型；然后使用该模型对输入特征进行价格预测，得到随机森林算法的预测结果；同时使用针对该价格区间优化的K近邻算法进行独立的价格预测；接下来根据当前价格区间和输入特征的特点动态计算融合权重系数；最后将两种算法的预测结果按照动态权重进行加权平均，得到最终的精确价格预测值。</w:t>
      </w:r>
    </w:p>
    <w:p w14:paraId="3390307F">
      <w:pPr>
        <w:ind w:firstLine="560" w:firstLineChars="200"/>
        <w:rPr>
          <w:sz w:val="28"/>
          <w:szCs w:val="28"/>
        </w:rPr>
      </w:pPr>
      <w:r>
        <w:rPr>
          <w:sz w:val="28"/>
          <w:szCs w:val="28"/>
        </w:rPr>
        <w:t>边界条件处理： - 数据缺失处理：缺失率&lt;10%用中位数填充，&gt;10%用模型预测填充 - 异常值处理：里程&gt;50万公里或年份&gt;30年的样本标记为异常，采用特殊处理流程 - 极端价格处理：预测价格&lt;1万或&gt;200万时，触发专家规则验证</w:t>
      </w:r>
      <w:r>
        <w:rPr>
          <w:rFonts w:hint="eastAsia"/>
          <w:sz w:val="28"/>
          <w:szCs w:val="28"/>
        </w:rPr>
        <w:t>。</w:t>
      </w:r>
    </w:p>
    <w:p w14:paraId="3DA14EC1">
      <w:pPr>
        <w:ind w:firstLine="560" w:firstLineChars="200"/>
        <w:rPr>
          <w:sz w:val="28"/>
          <w:szCs w:val="28"/>
        </w:rPr>
      </w:pPr>
      <w:r>
        <w:rPr>
          <w:sz w:val="28"/>
          <w:szCs w:val="28"/>
        </w:rPr>
        <w:t>预期性能表现： - 经济型车辆：MAPE = 5.8%, 响应时间 = 0.8秒 - 中档车辆：MAPE = 6.2%, 响应时间 = 1.0秒- 豪华车辆：MAPE = 7.5%, 响应时间 = 1.5秒</w:t>
      </w:r>
      <w:r>
        <w:rPr>
          <w:rFonts w:hint="eastAsia"/>
          <w:sz w:val="28"/>
          <w:szCs w:val="28"/>
        </w:rPr>
        <w:t>。</w:t>
      </w:r>
    </w:p>
    <w:bookmarkEnd w:id="5"/>
    <w:p w14:paraId="70571B0D">
      <w:pPr>
        <w:ind w:firstLine="560" w:firstLineChars="200"/>
        <w:rPr>
          <w:sz w:val="28"/>
          <w:szCs w:val="28"/>
        </w:rPr>
      </w:pPr>
      <w:bookmarkStart w:id="6" w:name="实施例2五层分级预测系统"/>
      <w:r>
        <w:rPr>
          <w:sz w:val="28"/>
          <w:szCs w:val="28"/>
        </w:rPr>
        <w:t>实施例2：五层分级预测系统</w:t>
      </w:r>
    </w:p>
    <w:p w14:paraId="58B5B2DD">
      <w:pPr>
        <w:ind w:firstLine="560" w:firstLineChars="200"/>
        <w:rPr>
          <w:sz w:val="28"/>
          <w:szCs w:val="28"/>
        </w:rPr>
      </w:pPr>
      <w:r>
        <w:rPr>
          <w:sz w:val="28"/>
          <w:szCs w:val="28"/>
        </w:rPr>
        <w:t>在实施例1基础上，将价格区间细分为5个层次：</w:t>
      </w:r>
    </w:p>
    <w:p w14:paraId="4D9BACEA">
      <w:pPr>
        <w:ind w:firstLine="560" w:firstLineChars="200"/>
        <w:rPr>
          <w:sz w:val="28"/>
          <w:szCs w:val="28"/>
        </w:rPr>
      </w:pPr>
      <w:r>
        <w:rPr>
          <w:sz w:val="28"/>
          <w:szCs w:val="28"/>
        </w:rPr>
        <w:t>价格区间划分： - 超经济型（&lt;5万元）：18,000样本 - 经济型（5-10万元）：42,000样本 - 中低档（10-20万元）：68,000样本 - 中高档（20-35万元）：52,000样本- 豪华型（&gt;35万元）：20,000样本</w:t>
      </w:r>
      <w:r>
        <w:rPr>
          <w:rFonts w:hint="eastAsia"/>
          <w:sz w:val="28"/>
          <w:szCs w:val="28"/>
        </w:rPr>
        <w:t>。</w:t>
      </w:r>
    </w:p>
    <w:p w14:paraId="684564AC">
      <w:pPr>
        <w:ind w:firstLine="560" w:firstLineChars="200"/>
        <w:rPr>
          <w:sz w:val="28"/>
          <w:szCs w:val="28"/>
        </w:rPr>
      </w:pPr>
      <w:r>
        <w:rPr>
          <w:sz w:val="28"/>
          <w:szCs w:val="28"/>
        </w:rPr>
        <w:t>细分收益： - 预测精度进一步提升：整体MAPE从6.5%降至6.1% - 各价格段专业化程度更高，特别是中档车辆预测精度提升明显 - 计算复杂度适度增加：响应时间增加0.2秒</w:t>
      </w:r>
      <w:r>
        <w:rPr>
          <w:rFonts w:hint="eastAsia"/>
          <w:sz w:val="28"/>
          <w:szCs w:val="28"/>
        </w:rPr>
        <w:t>。</w:t>
      </w:r>
    </w:p>
    <w:bookmarkEnd w:id="6"/>
    <w:p w14:paraId="49340841">
      <w:pPr>
        <w:ind w:firstLine="560" w:firstLineChars="200"/>
        <w:rPr>
          <w:sz w:val="28"/>
          <w:szCs w:val="28"/>
        </w:rPr>
      </w:pPr>
      <w:bookmarkStart w:id="7" w:name="实施例3动态区间划分系统"/>
      <w:r>
        <w:rPr>
          <w:sz w:val="28"/>
          <w:szCs w:val="28"/>
        </w:rPr>
        <w:t>实施例3：动态区间划分系统</w:t>
      </w:r>
    </w:p>
    <w:p w14:paraId="6C2D836C">
      <w:pPr>
        <w:ind w:firstLine="560" w:firstLineChars="200"/>
        <w:rPr>
          <w:sz w:val="28"/>
          <w:szCs w:val="28"/>
        </w:rPr>
      </w:pPr>
      <w:r>
        <w:rPr>
          <w:sz w:val="28"/>
          <w:szCs w:val="28"/>
        </w:rPr>
        <w:t>自适应区间划分算法：自适应区间划分采用高斯混合模型进行自然分组，具体实现过程为：首先建立高斯混合模型，组件数量参数设定为3个；然后对价格数据进行重新整形为一维数组格式，并使用该数据训练高斯混合模型；接下来通过遍历相邻高斯分布均值点，计算各个分界点位置，分界点确定方法为寻找相邻两个高斯分布的交汇点；最后返还所有分界点组成的边界数组。交汇点计算采用简化方法，即两个高斯分布均值的算术平均值作为交汇点位置。</w:t>
      </w:r>
    </w:p>
    <w:p w14:paraId="2917AFF6">
      <w:pPr>
        <w:ind w:firstLine="560" w:firstLineChars="200"/>
        <w:rPr>
          <w:sz w:val="28"/>
          <w:szCs w:val="28"/>
        </w:rPr>
      </w:pPr>
      <w:r>
        <w:rPr>
          <w:sz w:val="28"/>
          <w:szCs w:val="28"/>
        </w:rPr>
        <w:t>动态调整机制： - 触发条件：当某个区间的预测MAPE超过阈值（8%）持续一周时 - 重划分频率：每季度评估一次，必要时重新划分 - 平滑过渡：新旧区间并行运行1个月，确保预测稳定性</w:t>
      </w:r>
      <w:r>
        <w:rPr>
          <w:rFonts w:hint="eastAsia"/>
          <w:sz w:val="28"/>
          <w:szCs w:val="28"/>
        </w:rPr>
        <w:t>。</w:t>
      </w:r>
    </w:p>
    <w:bookmarkEnd w:id="7"/>
    <w:p w14:paraId="0CC62F3C">
      <w:pPr>
        <w:ind w:firstLine="560" w:firstLineChars="200"/>
        <w:rPr>
          <w:sz w:val="28"/>
          <w:szCs w:val="28"/>
        </w:rPr>
      </w:pPr>
      <w:bookmarkStart w:id="8" w:name="应用场景与部署架构"/>
      <w:r>
        <w:rPr>
          <w:sz w:val="28"/>
          <w:szCs w:val="28"/>
        </w:rPr>
        <w:t>应用场景与部署架构</w:t>
      </w:r>
    </w:p>
    <w:p w14:paraId="2A0ED37C">
      <w:pPr>
        <w:ind w:firstLine="560" w:firstLineChars="200"/>
        <w:rPr>
          <w:sz w:val="28"/>
          <w:szCs w:val="28"/>
        </w:rPr>
      </w:pPr>
      <w:r>
        <w:rPr>
          <w:sz w:val="28"/>
          <w:szCs w:val="28"/>
        </w:rPr>
        <w:t>应用场景拓展：1.B2C二手车交易平台：为个人买家提供价格参考和砍价依据</w:t>
      </w:r>
      <w:r>
        <w:rPr>
          <w:rFonts w:hint="eastAsia"/>
          <w:sz w:val="28"/>
          <w:szCs w:val="28"/>
        </w:rPr>
        <w:t>；</w:t>
      </w:r>
      <w:r>
        <w:rPr>
          <w:sz w:val="28"/>
          <w:szCs w:val="28"/>
        </w:rPr>
        <w:t>2.B2B批发市场：协助二手车商进行批量采购定价</w:t>
      </w:r>
      <w:r>
        <w:rPr>
          <w:rFonts w:hint="eastAsia"/>
          <w:sz w:val="28"/>
          <w:szCs w:val="28"/>
        </w:rPr>
        <w:t>；</w:t>
      </w:r>
      <w:r>
        <w:rPr>
          <w:sz w:val="28"/>
          <w:szCs w:val="28"/>
        </w:rPr>
        <w:t>3.汽车金融风控：评估抵押车辆价值，控制放贷风险</w:t>
      </w:r>
      <w:r>
        <w:rPr>
          <w:rFonts w:hint="eastAsia"/>
          <w:sz w:val="28"/>
          <w:szCs w:val="28"/>
        </w:rPr>
        <w:t>；</w:t>
      </w:r>
      <w:r>
        <w:rPr>
          <w:sz w:val="28"/>
          <w:szCs w:val="28"/>
        </w:rPr>
        <w:t>4.保险理赔定损：快速评估事故车辆贬值程度</w:t>
      </w:r>
      <w:r>
        <w:rPr>
          <w:rFonts w:hint="eastAsia"/>
          <w:sz w:val="28"/>
          <w:szCs w:val="28"/>
        </w:rPr>
        <w:t>；</w:t>
      </w:r>
      <w:r>
        <w:rPr>
          <w:sz w:val="28"/>
          <w:szCs w:val="28"/>
        </w:rPr>
        <w:t>5.企业资产管理：协助企业评估车队资产价值</w:t>
      </w:r>
      <w:r>
        <w:rPr>
          <w:rFonts w:hint="eastAsia"/>
          <w:sz w:val="28"/>
          <w:szCs w:val="28"/>
        </w:rPr>
        <w:t>。</w:t>
      </w:r>
    </w:p>
    <w:p w14:paraId="15D408DA">
      <w:pPr>
        <w:ind w:firstLine="560" w:firstLineChars="200"/>
        <w:rPr>
          <w:rFonts w:hint="eastAsia"/>
          <w:sz w:val="28"/>
          <w:szCs w:val="28"/>
        </w:rPr>
      </w:pPr>
      <w:r>
        <w:rPr>
          <w:sz w:val="28"/>
          <w:szCs w:val="28"/>
        </w:rPr>
        <w:t>性能指标要求： - 并发处理能力：&gt;1000 QPS - 响应时间：P95 &lt; 2秒 - 系统可用性：&gt;99.9% - 预测精度：MAPE &lt; 7%</w:t>
      </w:r>
      <w:bookmarkEnd w:id="8"/>
      <w:r>
        <w:rPr>
          <w:rFonts w:hint="eastAsia"/>
          <w:sz w:val="28"/>
          <w:szCs w:val="28"/>
        </w:rPr>
        <w:t>。</w:t>
      </w:r>
    </w:p>
    <w:p w14:paraId="02644DA5">
      <w:pPr>
        <w:ind w:firstLine="560" w:firstLineChars="200"/>
        <w:rPr>
          <w:sz w:val="28"/>
          <w:szCs w:val="28"/>
        </w:rPr>
      </w:pPr>
      <w:r>
        <w:rPr>
          <w:sz w:val="28"/>
          <w:szCs w:val="28"/>
        </w:rPr>
        <w:t>以上，仅为本申请较佳的具体实施方式，但本申请的保护范围并不局限于此，任何熟悉本技术领域的技术人员在本申请揭露的技术范围内，可轻易想到的变化或替换，都应涵盖在本申请的保护范围之内。因此，本申请的保护范围应该以权利要求的保护范围为准。</w:t>
      </w:r>
    </w:p>
    <w:p w14:paraId="5D035A21">
      <w:pPr>
        <w:spacing w:before="60"/>
        <w:rPr>
          <w:sz w:val="28"/>
          <w:szCs w:val="28"/>
        </w:rPr>
        <w:sectPr>
          <w:headerReference r:id="rId11" w:type="default"/>
          <w:footerReference r:id="rId12" w:type="default"/>
          <w:pgSz w:w="11906" w:h="16838"/>
          <w:pgMar w:top="1361" w:right="851" w:bottom="851" w:left="1418" w:header="794" w:footer="113" w:gutter="0"/>
          <w:pgNumType w:start="1"/>
          <w:cols w:space="720" w:num="1"/>
          <w:docGrid w:type="lines" w:linePitch="312" w:charSpace="0"/>
        </w:sectPr>
      </w:pPr>
    </w:p>
    <w:p w14:paraId="64A57DC1">
      <w:pPr>
        <w:widowControl/>
        <w:snapToGrid w:val="0"/>
        <w:jc w:val="center"/>
        <w:rPr>
          <w:sz w:val="28"/>
          <w:szCs w:val="28"/>
          <w:lang w:val="zh-CN"/>
        </w:rPr>
      </w:pPr>
      <w:r>
        <w:drawing>
          <wp:inline distT="0" distB="0" distL="0" distR="0">
            <wp:extent cx="6096000" cy="455295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1"/>
                    <a:stretch>
                      <a:fillRect/>
                    </a:stretch>
                  </pic:blipFill>
                  <pic:spPr>
                    <a:xfrm>
                      <a:off x="0" y="0"/>
                      <a:ext cx="6096000" cy="4552950"/>
                    </a:xfrm>
                    <a:prstGeom prst="rect">
                      <a:avLst/>
                    </a:prstGeom>
                  </pic:spPr>
                </pic:pic>
              </a:graphicData>
            </a:graphic>
          </wp:inline>
        </w:drawing>
      </w:r>
    </w:p>
    <w:p w14:paraId="3BD636D2">
      <w:pPr>
        <w:widowControl/>
        <w:snapToGrid w:val="0"/>
        <w:jc w:val="center"/>
        <w:rPr>
          <w:sz w:val="28"/>
          <w:szCs w:val="28"/>
        </w:rPr>
      </w:pPr>
      <w:r>
        <w:rPr>
          <w:sz w:val="28"/>
          <w:szCs w:val="28"/>
          <w:lang w:val="zh-CN"/>
        </w:rPr>
        <w:t>图</w:t>
      </w:r>
      <w:r>
        <w:rPr>
          <w:sz w:val="28"/>
          <w:szCs w:val="28"/>
        </w:rPr>
        <w:t>1</w:t>
      </w:r>
    </w:p>
    <w:p w14:paraId="2401EABC">
      <w:pPr>
        <w:widowControl/>
        <w:snapToGrid w:val="0"/>
        <w:jc w:val="center"/>
        <w:rPr>
          <w:sz w:val="28"/>
          <w:szCs w:val="28"/>
        </w:rPr>
      </w:pPr>
    </w:p>
    <w:sectPr>
      <w:headerReference r:id="rId13" w:type="default"/>
      <w:footerReference r:id="rId14" w:type="default"/>
      <w:pgSz w:w="11906" w:h="16838"/>
      <w:pgMar w:top="1418" w:right="851" w:bottom="851" w:left="1418" w:header="851" w:footer="113" w:gutter="0"/>
      <w:pgNumType w:start="1"/>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dministrator" w:date="2025-08-22T16:08:00Z" w:initials="A">
    <w:p w14:paraId="5090F213">
      <w:pPr>
        <w:pStyle w:val="2"/>
        <w:rPr>
          <w:rFonts w:hint="eastAsia"/>
        </w:rPr>
      </w:pPr>
      <w:r>
        <w:rPr>
          <w:rFonts w:hint="eastAsia"/>
        </w:rPr>
        <w:t>您好，这个是什么呢，可以删除吗？下面也有很多这种符号，需要进行修改</w:t>
      </w:r>
    </w:p>
  </w:comment>
  <w:comment w:id="1" w:author="Administrator" w:date="2025-08-22T16:12:00Z" w:initials="A">
    <w:p w14:paraId="63A3A19C">
      <w:pPr>
        <w:pStyle w:val="2"/>
        <w:rPr>
          <w:rFonts w:hint="eastAsia"/>
        </w:rPr>
      </w:pPr>
      <w:r>
        <w:rPr>
          <w:rFonts w:hint="eastAsia"/>
        </w:rPr>
        <w:t>这个符号是什么意思呢？需要进行修改</w:t>
      </w:r>
    </w:p>
  </w:comment>
  <w:comment w:id="2" w:author="Administrator" w:date="2025-08-22T17:26:00Z" w:initials="A">
    <w:p w14:paraId="177BCE4B">
      <w:pPr>
        <w:pStyle w:val="2"/>
        <w:rPr>
          <w:rFonts w:hint="eastAsia"/>
        </w:rPr>
      </w:pPr>
      <w:r>
        <w:rPr>
          <w:rFonts w:hint="eastAsia"/>
        </w:rPr>
        <w:t>需要补充</w:t>
      </w:r>
    </w:p>
  </w:comment>
  <w:comment w:id="3" w:author="Administrator" w:date="2025-08-22T16:36:00Z" w:initials="A">
    <w:p w14:paraId="03A5C6F3">
      <w:pPr>
        <w:pStyle w:val="2"/>
      </w:pPr>
      <w:r>
        <w:t>版本控制：支持模型版本管理，保留最近5个版本 - 性能监控：实时监控各模型的MAPE、响应时间、内存占用 - 自动切换：当主模型性能下降超过阈值（MAPE增加2%）时自动切换到备用模型 - 增量更新：支持在线学习，每日增量更新模型参数</w:t>
      </w:r>
      <w:r>
        <w:rPr>
          <w:rFonts w:hint="eastAsia"/>
        </w:rPr>
        <w:t>。</w:t>
      </w:r>
    </w:p>
    <w:p w14:paraId="09CE187F">
      <w:pPr>
        <w:pStyle w:val="2"/>
      </w:pPr>
    </w:p>
    <w:p w14:paraId="428E66CD">
      <w:pPr>
        <w:pStyle w:val="2"/>
        <w:rPr>
          <w:rFonts w:hint="eastAsia"/>
        </w:rPr>
      </w:pPr>
      <w:r>
        <w:rPr>
          <w:rFonts w:hint="eastAsia"/>
        </w:rPr>
        <w:t>如何实现的呢？代理人不清楚是如何实现的</w:t>
      </w:r>
    </w:p>
    <w:p w14:paraId="6C0A95D2">
      <w:pPr>
        <w:pStyle w:val="2"/>
        <w:rPr>
          <w:rFonts w:hint="eastAsia"/>
        </w:rPr>
      </w:pPr>
    </w:p>
  </w:comment>
  <w:comment w:id="4" w:author="Administrator" w:date="2025-08-22T16:37:00Z" w:initials="A">
    <w:p w14:paraId="6D2280D6">
      <w:pPr>
        <w:pStyle w:val="2"/>
      </w:pPr>
      <w:r>
        <w:t>存储结构：采用时间序列数据库存储历史预测数据 - 检索机制：支持基于车辆特征的快速检索，响应时间&lt;10ms - 数据更新：实时更新最新交易数据，保持数据新鲜度 - 备份策略：每日自动备份，支持7天内任意时间点恢复</w:t>
      </w:r>
      <w:r>
        <w:rPr>
          <w:rFonts w:hint="eastAsia"/>
        </w:rPr>
        <w:t>。</w:t>
      </w:r>
    </w:p>
    <w:p w14:paraId="5FB59324">
      <w:pPr>
        <w:pStyle w:val="2"/>
      </w:pPr>
    </w:p>
    <w:p w14:paraId="53DAC097">
      <w:pPr>
        <w:pStyle w:val="2"/>
      </w:pPr>
    </w:p>
    <w:p w14:paraId="0A1B4C02">
      <w:pPr>
        <w:pStyle w:val="2"/>
        <w:rPr>
          <w:rFonts w:hint="eastAsia"/>
        </w:rPr>
      </w:pPr>
      <w:r>
        <w:rPr>
          <w:rFonts w:hint="eastAsia"/>
        </w:rPr>
        <w:t>如何实现的呢，代理人不清楚是如何实现的？</w:t>
      </w:r>
    </w:p>
  </w:comment>
  <w:comment w:id="5" w:author="Administrator" w:date="2025-08-22T16:17:00Z" w:initials="A">
    <w:p w14:paraId="543F9276">
      <w:pPr>
        <w:pStyle w:val="2"/>
        <w:rPr>
          <w:rFonts w:hint="eastAsia"/>
        </w:rPr>
      </w:pPr>
      <w:r>
        <w:rPr>
          <w:rFonts w:hint="eastAsia"/>
        </w:rPr>
        <w:t>例如数据预处理模块，用于干什么；</w:t>
      </w:r>
    </w:p>
    <w:p w14:paraId="25E29960">
      <w:pPr>
        <w:pStyle w:val="2"/>
      </w:pPr>
      <w:r>
        <w:rPr>
          <w:rFonts w:hint="eastAsia"/>
        </w:rPr>
        <w:t>数据预处理模块包括</w:t>
      </w:r>
      <w:r>
        <w:t>数据清洗单元、特征标准化单元、增强特征计算单元</w:t>
      </w:r>
      <w:r>
        <w:rPr>
          <w:rFonts w:hint="eastAsia"/>
        </w:rPr>
        <w:t>；</w:t>
      </w:r>
    </w:p>
    <w:p w14:paraId="0122CFEB">
      <w:pPr>
        <w:pStyle w:val="2"/>
      </w:pPr>
      <w:r>
        <w:rPr>
          <w:rFonts w:hint="eastAsia"/>
        </w:rPr>
        <w:t>数据清洗单元，用于干什么；</w:t>
      </w:r>
    </w:p>
    <w:p w14:paraId="2F8F2E42">
      <w:pPr>
        <w:pStyle w:val="2"/>
      </w:pPr>
      <w:r>
        <w:t>特征标准化单元</w:t>
      </w:r>
      <w:r>
        <w:rPr>
          <w:rFonts w:hint="eastAsia"/>
        </w:rPr>
        <w:t>，用于干什么；</w:t>
      </w:r>
    </w:p>
    <w:p w14:paraId="22EE632F">
      <w:pPr>
        <w:pStyle w:val="2"/>
      </w:pPr>
      <w:r>
        <w:t>增强特征计算单元</w:t>
      </w:r>
      <w:r>
        <w:rPr>
          <w:rFonts w:hint="eastAsia"/>
        </w:rPr>
        <w:t>，用于干什么。</w:t>
      </w:r>
    </w:p>
    <w:p w14:paraId="2E5FD2D0">
      <w:pPr>
        <w:pStyle w:val="2"/>
      </w:pPr>
      <w:r>
        <w:rPr>
          <w:rFonts w:hint="eastAsia"/>
        </w:rPr>
        <w:t>各个模块之间有数据传输，各个单元之间也有数据传输，构建各个模块之间的逻辑，构建各个单元之间的逻辑。</w:t>
      </w:r>
    </w:p>
    <w:p w14:paraId="2D273165">
      <w:pPr>
        <w:pStyle w:val="2"/>
        <w:rPr>
          <w:rFonts w:hint="eastAsia"/>
        </w:rPr>
      </w:pPr>
      <w:r>
        <w:rPr>
          <w:rFonts w:hint="eastAsia"/>
        </w:rPr>
        <w:t>代理人不清楚各个模块，各个单元的功能，需要老师进行补充修改。</w:t>
      </w:r>
    </w:p>
  </w:comment>
  <w:comment w:id="6" w:author="Administrator" w:date="2025-08-22T16:17:00Z" w:initials="A">
    <w:p w14:paraId="539EB7E2">
      <w:pPr>
        <w:pStyle w:val="2"/>
      </w:pPr>
      <w:r>
        <w:rPr>
          <w:rFonts w:hint="eastAsia"/>
        </w:rPr>
        <w:t>不需要写</w:t>
      </w:r>
    </w:p>
  </w:comment>
  <w:comment w:id="7" w:author="Administrator" w:date="2025-08-22T16:17:00Z" w:initials="A">
    <w:p w14:paraId="0B01468A">
      <w:pPr>
        <w:pStyle w:val="2"/>
      </w:pPr>
      <w:r>
        <w:rPr>
          <w:rFonts w:hint="eastAsia"/>
        </w:rPr>
        <w:t>不需要写</w:t>
      </w:r>
    </w:p>
  </w:comment>
  <w:comment w:id="8" w:author="Administrator" w:date="2025-08-22T15:48:00Z" w:initials="A">
    <w:p w14:paraId="4AFBC771">
      <w:pPr>
        <w:pStyle w:val="2"/>
      </w:pPr>
      <w:r>
        <w:rPr>
          <w:rFonts w:hint="eastAsia"/>
        </w:rPr>
        <w:t>表示什么意思呢，下面也有好多，可以删除吗？</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090F213" w15:done="0"/>
  <w15:commentEx w15:paraId="63A3A19C" w15:done="0"/>
  <w15:commentEx w15:paraId="177BCE4B" w15:done="0"/>
  <w15:commentEx w15:paraId="6C0A95D2" w15:done="0"/>
  <w15:commentEx w15:paraId="0A1B4C02" w15:done="0"/>
  <w15:commentEx w15:paraId="2D273165" w15:done="0"/>
  <w15:commentEx w15:paraId="539EB7E2" w15:done="0"/>
  <w15:commentEx w15:paraId="0B01468A" w15:done="0"/>
  <w15:commentEx w15:paraId="4AFBC77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8AF766">
    <w:pPr>
      <w:pStyle w:val="6"/>
      <w:spacing w:line="200" w:lineRule="exact"/>
      <w:rPr>
        <w:rFonts w:ascii="黑体" w:eastAsia="黑体"/>
      </w:rPr>
    </w:pPr>
    <w: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345440" cy="228600"/>
              <wp:effectExtent l="0" t="0" r="0" b="0"/>
              <wp:wrapNone/>
              <wp:docPr id="13" name="文本框 25"/>
              <wp:cNvGraphicFramePr/>
              <a:graphic xmlns:a="http://schemas.openxmlformats.org/drawingml/2006/main">
                <a:graphicData uri="http://schemas.microsoft.com/office/word/2010/wordprocessingShape">
                  <wps:wsp>
                    <wps:cNvSpPr txBox="1">
                      <a:spLocks noChangeArrowheads="1"/>
                    </wps:cNvSpPr>
                    <wps:spPr bwMode="auto">
                      <a:xfrm>
                        <a:off x="0" y="0"/>
                        <a:ext cx="345440" cy="228600"/>
                      </a:xfrm>
                      <a:prstGeom prst="rect">
                        <a:avLst/>
                      </a:prstGeom>
                      <a:noFill/>
                      <a:ln>
                        <a:noFill/>
                      </a:ln>
                    </wps:spPr>
                    <wps:txbx>
                      <w:txbxContent>
                        <w:p w14:paraId="456F286F">
                          <w:pPr>
                            <w:pStyle w:val="6"/>
                          </w:pPr>
                          <w:r>
                            <w:fldChar w:fldCharType="begin"/>
                          </w:r>
                          <w:r>
                            <w:instrText xml:space="preserve"> PAGE  \* MERGEFORMAT </w:instrText>
                          </w:r>
                          <w:r>
                            <w:fldChar w:fldCharType="separate"/>
                          </w:r>
                          <w:r>
                            <w:t>1</w:t>
                          </w:r>
                          <w:r>
                            <w:fldChar w:fldCharType="end"/>
                          </w:r>
                        </w:p>
                      </w:txbxContent>
                    </wps:txbx>
                    <wps:bodyPr rot="0" vert="horz" wrap="square" lIns="0" tIns="0" rIns="0" bIns="0" anchor="t" anchorCtr="0" upright="1">
                      <a:noAutofit/>
                    </wps:bodyPr>
                  </wps:wsp>
                </a:graphicData>
              </a:graphic>
            </wp:anchor>
          </w:drawing>
        </mc:Choice>
        <mc:Fallback>
          <w:pict>
            <v:shape id="文本框 25" o:spid="_x0000_s1026" o:spt="202" type="#_x0000_t202" style="position:absolute;left:0pt;margin-top:0pt;height:18pt;width:27.2pt;mso-position-horizontal:center;mso-position-horizontal-relative:margin;z-index:251668480;mso-width-relative:page;mso-height-relative:page;" filled="f" stroked="f" coordsize="21600,21600" o:gfxdata="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oBTQmtQAAAADAQAADwAAAAAAAAABACAAAAAi&#10;AAAAZHJzL2Rvd25yZXYueG1sUEsBAhQAFAAAAAgAh07iQBbC+24OAgAABgQAAA4AAAAAAAAAAQAg&#10;AAAAIwEAAGRycy9lMm9Eb2MueG1sUEsFBgAAAAAGAAYAWQEAAKMFAAAAAA==&#10;">
              <v:fill on="f" focussize="0,0"/>
              <v:stroke on="f"/>
              <v:imagedata o:title=""/>
              <o:lock v:ext="edit" aspectratio="f"/>
              <v:textbox inset="0mm,0mm,0mm,0mm">
                <w:txbxContent>
                  <w:p w14:paraId="456F286F">
                    <w:pPr>
                      <w:pStyle w:val="6"/>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ascii="黑体" w:eastAsia="黑体"/>
      </w:rPr>
      <w:t xml:space="preserve">100001        </w:t>
    </w:r>
  </w:p>
  <w:p w14:paraId="0641EF22">
    <w:pPr>
      <w:pStyle w:val="6"/>
      <w:spacing w:line="200" w:lineRule="exact"/>
      <w:jc w:val="both"/>
      <w:rPr>
        <w:rFonts w:ascii="黑体" w:eastAsia="黑体"/>
      </w:rPr>
    </w:pPr>
    <w:r>
      <w:rPr>
        <w:rFonts w:hint="eastAsia"/>
      </w:rPr>
      <mc:AlternateContent>
        <mc:Choice Requires="wps">
          <w:drawing>
            <wp:anchor distT="0" distB="0" distL="114300" distR="114300" simplePos="0" relativeHeight="251664384" behindDoc="0" locked="0" layoutInCell="0" allowOverlap="1">
              <wp:simplePos x="0" y="0"/>
              <wp:positionH relativeFrom="column">
                <wp:posOffset>13335</wp:posOffset>
              </wp:positionH>
              <wp:positionV relativeFrom="paragraph">
                <wp:posOffset>-156845</wp:posOffset>
              </wp:positionV>
              <wp:extent cx="6120130" cy="0"/>
              <wp:effectExtent l="0" t="0" r="0" b="0"/>
              <wp:wrapNone/>
              <wp:docPr id="12" name="直线 18"/>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w:pict>
            <v:line id="直线 18" o:spid="_x0000_s1026" o:spt="20" style="position:absolute;left:0pt;margin-left:1.05pt;margin-top:-12.35pt;height:0pt;width:481.9pt;z-index:251664384;mso-width-relative:page;mso-height-relative:page;" filled="f" stroked="t" coordsize="21600,21600" o:allowincell="f" o:gfxdata="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sN8FX2AAAAAkBAAAPAAAAAAAAAAEA&#10;IAAAACIAAABkcnMvZG93bnJldi54bWxQSwECFAAUAAAACACHTuJAcJ7TgNYBAACkAwAADgAAAAAA&#10;AAABACAAAAAnAQAAZHJzL2Uyb0RvYy54bWxQSwUGAAAAAAYABgBZAQAAbwUAAAAA&#10;">
              <v:fill on="f" focussize="0,0"/>
              <v:stroke weight="1pt" color="#000000" joinstyle="round"/>
              <v:imagedata o:title=""/>
              <o:lock v:ext="edit" aspectratio="f"/>
            </v:line>
          </w:pict>
        </mc:Fallback>
      </mc:AlternateContent>
    </w:r>
    <w:r>
      <w:rPr>
        <w:rFonts w:hint="eastAsia" w:ascii="黑体" w:eastAsia="黑体"/>
      </w:rPr>
      <w:t>2010.2</w:t>
    </w:r>
  </w:p>
  <w:p w14:paraId="2A7F8E32">
    <w:pPr>
      <w:pStyle w:val="6"/>
      <w:spacing w:line="200" w:lineRule="exact"/>
      <w:jc w:val="both"/>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7461CF">
    <w:pPr>
      <w:pStyle w:val="6"/>
      <w:spacing w:line="200" w:lineRule="exact"/>
      <w:rPr>
        <w:rFonts w:ascii="黑体" w:eastAsia="黑体"/>
      </w:rPr>
    </w:pPr>
    <w: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307340" cy="131445"/>
              <wp:effectExtent l="0" t="0" r="0" b="0"/>
              <wp:wrapNone/>
              <wp:docPr id="10" name="文本框 26"/>
              <wp:cNvGraphicFramePr/>
              <a:graphic xmlns:a="http://schemas.openxmlformats.org/drawingml/2006/main">
                <a:graphicData uri="http://schemas.microsoft.com/office/word/2010/wordprocessingShape">
                  <wps:wsp>
                    <wps:cNvSpPr txBox="1">
                      <a:spLocks noChangeArrowheads="1"/>
                    </wps:cNvSpPr>
                    <wps:spPr bwMode="auto">
                      <a:xfrm>
                        <a:off x="0" y="0"/>
                        <a:ext cx="307340" cy="131445"/>
                      </a:xfrm>
                      <a:prstGeom prst="rect">
                        <a:avLst/>
                      </a:prstGeom>
                      <a:noFill/>
                      <a:ln>
                        <a:noFill/>
                      </a:ln>
                    </wps:spPr>
                    <wps:txbx>
                      <w:txbxContent>
                        <w:p w14:paraId="43AEBD88">
                          <w:pPr>
                            <w:pStyle w:val="6"/>
                          </w:pPr>
                          <w:r>
                            <w:fldChar w:fldCharType="begin"/>
                          </w:r>
                          <w:r>
                            <w:instrText xml:space="preserve"> PAGE  \* MERGEFORMAT </w:instrText>
                          </w:r>
                          <w:r>
                            <w:fldChar w:fldCharType="separate"/>
                          </w:r>
                          <w:r>
                            <w:t>1</w:t>
                          </w:r>
                          <w:r>
                            <w:fldChar w:fldCharType="end"/>
                          </w:r>
                        </w:p>
                      </w:txbxContent>
                    </wps:txbx>
                    <wps:bodyPr rot="0" vert="horz" wrap="square" lIns="0" tIns="0" rIns="0" bIns="0" anchor="t" anchorCtr="0" upright="1">
                      <a:spAutoFit/>
                    </wps:bodyPr>
                  </wps:wsp>
                </a:graphicData>
              </a:graphic>
            </wp:anchor>
          </w:drawing>
        </mc:Choice>
        <mc:Fallback>
          <w:pict>
            <v:shape id="文本框 26" o:spid="_x0000_s1026" o:spt="202" type="#_x0000_t202" style="position:absolute;left:0pt;margin-top:0pt;height:10.35pt;width:24.2pt;mso-position-horizontal:center;mso-position-horizontal-relative:margin;z-index:251669504;mso-width-relative:page;mso-height-relative:page;" filled="f" stroked="f" coordsize="21600,21600" o:gfxdata="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Z6aw+0gAAAAMBAAAPAAAAAAAAAAEAIAAAACIAAABk&#10;cnMvZG93bnJldi54bWxQSwECFAAUAAAACACHTuJANyh2EwwCAAAGBAAADgAAAAAAAAABACAAAAAh&#10;AQAAZHJzL2Uyb0RvYy54bWxQSwUGAAAAAAYABgBZAQAAnwUAAAAA&#10;">
              <v:fill on="f" focussize="0,0"/>
              <v:stroke on="f"/>
              <v:imagedata o:title=""/>
              <o:lock v:ext="edit" aspectratio="f"/>
              <v:textbox inset="0mm,0mm,0mm,0mm" style="mso-fit-shape-to-text:t;">
                <w:txbxContent>
                  <w:p w14:paraId="43AEBD88">
                    <w:pPr>
                      <w:pStyle w:val="6"/>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ascii="黑体" w:eastAsia="黑体"/>
      </w:rPr>
      <w:t xml:space="preserve">100001        </w:t>
    </w:r>
  </w:p>
  <w:p w14:paraId="5BD8F3CD">
    <w:pPr>
      <w:pStyle w:val="6"/>
      <w:spacing w:line="200" w:lineRule="exact"/>
      <w:jc w:val="both"/>
      <w:rPr>
        <w:rFonts w:ascii="黑体" w:eastAsia="黑体"/>
      </w:rPr>
    </w:pPr>
    <w:r>
      <w:rPr>
        <w:rFonts w:hint="eastAsia"/>
      </w:rPr>
      <mc:AlternateContent>
        <mc:Choice Requires="wps">
          <w:drawing>
            <wp:anchor distT="0" distB="0" distL="114300" distR="114300" simplePos="0" relativeHeight="251663360" behindDoc="0" locked="0" layoutInCell="0" allowOverlap="1">
              <wp:simplePos x="0" y="0"/>
              <wp:positionH relativeFrom="column">
                <wp:posOffset>13335</wp:posOffset>
              </wp:positionH>
              <wp:positionV relativeFrom="paragraph">
                <wp:posOffset>-156845</wp:posOffset>
              </wp:positionV>
              <wp:extent cx="6120130" cy="0"/>
              <wp:effectExtent l="0" t="0" r="0" b="0"/>
              <wp:wrapNone/>
              <wp:docPr id="9" name="直线 17"/>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w:pict>
            <v:line id="直线 17" o:spid="_x0000_s1026" o:spt="20" style="position:absolute;left:0pt;margin-left:1.05pt;margin-top:-12.35pt;height:0pt;width:481.9pt;z-index:251663360;mso-width-relative:page;mso-height-relative:page;" filled="f" stroked="t" coordsize="21600,21600" o:allowincell="f" o:gfxdata="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7DfBV9gAAAAJAQAADwAAAAAAAAAB&#10;ACAAAAAiAAAAZHJzL2Rvd25yZXYueG1sUEsBAhQAFAAAAAgAh07iQC087D7XAQAAowMAAA4AAAAA&#10;AAAAAQAgAAAAJwEAAGRycy9lMm9Eb2MueG1sUEsFBgAAAAAGAAYAWQEAAHAFAAAAAA==&#10;">
              <v:fill on="f" focussize="0,0"/>
              <v:stroke weight="1pt" color="#000000" joinstyle="round"/>
              <v:imagedata o:title=""/>
              <o:lock v:ext="edit" aspectratio="f"/>
            </v:line>
          </w:pict>
        </mc:Fallback>
      </mc:AlternateContent>
    </w:r>
    <w:r>
      <w:rPr>
        <w:rFonts w:hint="eastAsia" w:ascii="黑体" w:eastAsia="黑体"/>
      </w:rPr>
      <w:t>2010.2</w:t>
    </w:r>
  </w:p>
  <w:p w14:paraId="2D0DE2C1">
    <w:pPr>
      <w:pStyle w:val="6"/>
      <w:spacing w:line="200" w:lineRule="exact"/>
      <w:jc w:val="both"/>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3BE982">
    <w:pPr>
      <w:pStyle w:val="6"/>
      <w:spacing w:line="200" w:lineRule="exact"/>
      <w:rPr>
        <w:rFonts w:ascii="黑体" w:eastAsia="黑体"/>
      </w:rPr>
    </w:pPr>
    <w: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267335" cy="131445"/>
              <wp:effectExtent l="0" t="0" r="0" b="0"/>
              <wp:wrapNone/>
              <wp:docPr id="7" name="文本框 27"/>
              <wp:cNvGraphicFramePr/>
              <a:graphic xmlns:a="http://schemas.openxmlformats.org/drawingml/2006/main">
                <a:graphicData uri="http://schemas.microsoft.com/office/word/2010/wordprocessingShape">
                  <wps:wsp>
                    <wps:cNvSpPr txBox="1">
                      <a:spLocks noChangeArrowheads="1"/>
                    </wps:cNvSpPr>
                    <wps:spPr bwMode="auto">
                      <a:xfrm>
                        <a:off x="0" y="0"/>
                        <a:ext cx="267335" cy="131445"/>
                      </a:xfrm>
                      <a:prstGeom prst="rect">
                        <a:avLst/>
                      </a:prstGeom>
                      <a:noFill/>
                      <a:ln>
                        <a:noFill/>
                      </a:ln>
                    </wps:spPr>
                    <wps:txbx>
                      <w:txbxContent>
                        <w:p w14:paraId="0CEE1ED7">
                          <w:pPr>
                            <w:pStyle w:val="6"/>
                          </w:pPr>
                          <w:r>
                            <w:fldChar w:fldCharType="begin"/>
                          </w:r>
                          <w:r>
                            <w:instrText xml:space="preserve"> PAGE  \* MERGEFORMAT </w:instrText>
                          </w:r>
                          <w:r>
                            <w:fldChar w:fldCharType="separate"/>
                          </w:r>
                          <w:r>
                            <w:t>1</w:t>
                          </w:r>
                          <w:r>
                            <w:fldChar w:fldCharType="end"/>
                          </w:r>
                        </w:p>
                      </w:txbxContent>
                    </wps:txbx>
                    <wps:bodyPr rot="0" vert="horz" wrap="square" lIns="0" tIns="0" rIns="0" bIns="0" anchor="t" anchorCtr="0" upright="1">
                      <a:spAutoFit/>
                    </wps:bodyPr>
                  </wps:wsp>
                </a:graphicData>
              </a:graphic>
            </wp:anchor>
          </w:drawing>
        </mc:Choice>
        <mc:Fallback>
          <w:pict>
            <v:shape id="文本框 27" o:spid="_x0000_s1026" o:spt="202" type="#_x0000_t202" style="position:absolute;left:0pt;margin-top:0pt;height:10.35pt;width:21.05pt;mso-position-horizontal:center;mso-position-horizontal-relative:margin;z-index:251670528;mso-width-relative:page;mso-height-relative:page;" filled="f" stroked="f" coordsize="21600,21600" o:gfxdata="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z4ulP9IAAAADAQAADwAAAAAAAAABACAAAAAiAAAA&#10;ZHJzL2Rvd25yZXYueG1sUEsBAhQAFAAAAAgAh07iQMlqSOcNAgAABQQAAA4AAAAAAAAAAQAgAAAA&#10;IQEAAGRycy9lMm9Eb2MueG1sUEsFBgAAAAAGAAYAWQEAAKAFAAAAAA==&#10;">
              <v:fill on="f" focussize="0,0"/>
              <v:stroke on="f"/>
              <v:imagedata o:title=""/>
              <o:lock v:ext="edit" aspectratio="f"/>
              <v:textbox inset="0mm,0mm,0mm,0mm" style="mso-fit-shape-to-text:t;">
                <w:txbxContent>
                  <w:p w14:paraId="0CEE1ED7">
                    <w:pPr>
                      <w:pStyle w:val="6"/>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ascii="黑体" w:eastAsia="黑体"/>
      </w:rPr>
      <w:t xml:space="preserve">100001        </w:t>
    </w:r>
  </w:p>
  <w:p w14:paraId="6579D247">
    <w:pPr>
      <w:pStyle w:val="6"/>
      <w:spacing w:line="200" w:lineRule="exact"/>
      <w:jc w:val="both"/>
      <w:rPr>
        <w:rFonts w:ascii="黑体" w:eastAsia="黑体"/>
      </w:rPr>
    </w:pPr>
    <w:r>
      <w:rPr>
        <w:rFonts w:hint="eastAsia"/>
      </w:rPr>
      <mc:AlternateContent>
        <mc:Choice Requires="wps">
          <w:drawing>
            <wp:anchor distT="0" distB="0" distL="114300" distR="114300" simplePos="0" relativeHeight="251665408" behindDoc="0" locked="0" layoutInCell="0" allowOverlap="1">
              <wp:simplePos x="0" y="0"/>
              <wp:positionH relativeFrom="column">
                <wp:posOffset>13335</wp:posOffset>
              </wp:positionH>
              <wp:positionV relativeFrom="paragraph">
                <wp:posOffset>-156845</wp:posOffset>
              </wp:positionV>
              <wp:extent cx="6120130" cy="0"/>
              <wp:effectExtent l="0" t="0" r="0" b="0"/>
              <wp:wrapNone/>
              <wp:docPr id="6" name="直线 22"/>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w:pict>
            <v:line id="直线 22" o:spid="_x0000_s1026" o:spt="20" style="position:absolute;left:0pt;margin-left:1.05pt;margin-top:-12.35pt;height:0pt;width:481.9pt;z-index:251665408;mso-width-relative:page;mso-height-relative:page;" filled="f" stroked="t" coordsize="21600,21600" o:allowincell="f" o:gfxdata="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sN8FX2AAAAAkBAAAPAAAAAAAAAAEA&#10;IAAAACIAAABkcnMvZG93bnJldi54bWxQSwECFAAUAAAACACHTuJAMM9sZdYBAACjAwAADgAAAAAA&#10;AAABACAAAAAnAQAAZHJzL2Uyb0RvYy54bWxQSwUGAAAAAAYABgBZAQAAbwUAAAAA&#10;">
              <v:fill on="f" focussize="0,0"/>
              <v:stroke weight="1pt" color="#000000" joinstyle="round"/>
              <v:imagedata o:title=""/>
              <o:lock v:ext="edit" aspectratio="f"/>
            </v:line>
          </w:pict>
        </mc:Fallback>
      </mc:AlternateContent>
    </w:r>
    <w:r>
      <w:rPr>
        <w:rFonts w:hint="eastAsia" w:ascii="黑体" w:eastAsia="黑体"/>
      </w:rPr>
      <w:t>2010.2</w:t>
    </w:r>
  </w:p>
  <w:p w14:paraId="0D84D486">
    <w:pPr>
      <w:pStyle w:val="6"/>
      <w:spacing w:line="200" w:lineRule="exact"/>
      <w:jc w:val="both"/>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5E2B6B">
    <w:pPr>
      <w:pStyle w:val="6"/>
      <w:spacing w:line="200" w:lineRule="exact"/>
      <w:rPr>
        <w:rFonts w:ascii="黑体" w:eastAsia="黑体"/>
      </w:rPr>
    </w:pPr>
    <w: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362585" cy="200025"/>
              <wp:effectExtent l="0" t="0" r="0" b="0"/>
              <wp:wrapNone/>
              <wp:docPr id="4" name="文本框 28"/>
              <wp:cNvGraphicFramePr/>
              <a:graphic xmlns:a="http://schemas.openxmlformats.org/drawingml/2006/main">
                <a:graphicData uri="http://schemas.microsoft.com/office/word/2010/wordprocessingShape">
                  <wps:wsp>
                    <wps:cNvSpPr txBox="1">
                      <a:spLocks noChangeArrowheads="1"/>
                    </wps:cNvSpPr>
                    <wps:spPr bwMode="auto">
                      <a:xfrm>
                        <a:off x="0" y="0"/>
                        <a:ext cx="362585" cy="200025"/>
                      </a:xfrm>
                      <a:prstGeom prst="rect">
                        <a:avLst/>
                      </a:prstGeom>
                      <a:noFill/>
                      <a:ln>
                        <a:noFill/>
                      </a:ln>
                    </wps:spPr>
                    <wps:txbx>
                      <w:txbxContent>
                        <w:p w14:paraId="79A8DBDA">
                          <w:pPr>
                            <w:pStyle w:val="6"/>
                          </w:pPr>
                          <w:r>
                            <w:fldChar w:fldCharType="begin"/>
                          </w:r>
                          <w:r>
                            <w:instrText xml:space="preserve"> PAGE  \* MERGEFORMAT </w:instrText>
                          </w:r>
                          <w:r>
                            <w:fldChar w:fldCharType="separate"/>
                          </w:r>
                          <w:r>
                            <w:t>1</w:t>
                          </w:r>
                          <w:r>
                            <w:fldChar w:fldCharType="end"/>
                          </w:r>
                        </w:p>
                      </w:txbxContent>
                    </wps:txbx>
                    <wps:bodyPr rot="0" vert="horz" wrap="square" lIns="0" tIns="0" rIns="0" bIns="0" anchor="t" anchorCtr="0" upright="1">
                      <a:noAutofit/>
                    </wps:bodyPr>
                  </wps:wsp>
                </a:graphicData>
              </a:graphic>
            </wp:anchor>
          </w:drawing>
        </mc:Choice>
        <mc:Fallback>
          <w:pict>
            <v:shape id="文本框 28" o:spid="_x0000_s1026" o:spt="202" type="#_x0000_t202" style="position:absolute;left:0pt;margin-top:0pt;height:15.75pt;width:28.55pt;mso-position-horizontal:center;mso-position-horizontal-relative:margin;z-index:251671552;mso-width-relative:page;mso-height-relative:page;" filled="f" stroked="f" coordsize="21600,21600" o:gfxdata="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qSA1I1AAAAAMBAAAPAAAAAAAAAAEAIAAAACIA&#10;AABkcnMvZG93bnJldi54bWxQSwECFAAUAAAACACHTuJA4sKmrw0CAAAFBAAADgAAAAAAAAABACAA&#10;AAAjAQAAZHJzL2Uyb0RvYy54bWxQSwUGAAAAAAYABgBZAQAAogUAAAAA&#10;">
              <v:fill on="f" focussize="0,0"/>
              <v:stroke on="f"/>
              <v:imagedata o:title=""/>
              <o:lock v:ext="edit" aspectratio="f"/>
              <v:textbox inset="0mm,0mm,0mm,0mm">
                <w:txbxContent>
                  <w:p w14:paraId="79A8DBDA">
                    <w:pPr>
                      <w:pStyle w:val="6"/>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ascii="黑体" w:eastAsia="黑体"/>
      </w:rPr>
      <w:t xml:space="preserve">100001        </w:t>
    </w:r>
  </w:p>
  <w:p w14:paraId="5AB4B1E3">
    <w:pPr>
      <w:pStyle w:val="6"/>
      <w:spacing w:line="200" w:lineRule="exact"/>
      <w:jc w:val="both"/>
      <w:rPr>
        <w:rFonts w:ascii="黑体" w:eastAsia="黑体"/>
      </w:rPr>
    </w:pPr>
    <w:r>
      <w:rPr>
        <w:rFonts w:hint="eastAsia"/>
      </w:rPr>
      <mc:AlternateContent>
        <mc:Choice Requires="wps">
          <w:drawing>
            <wp:anchor distT="0" distB="0" distL="114300" distR="114300" simplePos="0" relativeHeight="251666432" behindDoc="0" locked="0" layoutInCell="0" allowOverlap="1">
              <wp:simplePos x="0" y="0"/>
              <wp:positionH relativeFrom="column">
                <wp:posOffset>13335</wp:posOffset>
              </wp:positionH>
              <wp:positionV relativeFrom="paragraph">
                <wp:posOffset>-156845</wp:posOffset>
              </wp:positionV>
              <wp:extent cx="6120130" cy="0"/>
              <wp:effectExtent l="0" t="0" r="0" b="0"/>
              <wp:wrapNone/>
              <wp:docPr id="3" name="直线 23"/>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w:pict>
            <v:line id="直线 23" o:spid="_x0000_s1026" o:spt="20" style="position:absolute;left:0pt;margin-left:1.05pt;margin-top:-12.35pt;height:0pt;width:481.9pt;z-index:251666432;mso-width-relative:page;mso-height-relative:page;" filled="f" stroked="t" coordsize="21600,21600" o:allowincell="f" o:gfxdata="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sN8FX2AAAAAkBAAAPAAAAAAAAAAEA&#10;IAAAACIAAABkcnMvZG93bnJldi54bWxQSwECFAAUAAAACACHTuJALnawmNYBAACjAwAADgAAAAAA&#10;AAABACAAAAAnAQAAZHJzL2Uyb0RvYy54bWxQSwUGAAAAAAYABgBZAQAAbwUAAAAA&#10;">
              <v:fill on="f" focussize="0,0"/>
              <v:stroke weight="1pt" color="#000000" joinstyle="round"/>
              <v:imagedata o:title=""/>
              <o:lock v:ext="edit" aspectratio="f"/>
            </v:line>
          </w:pict>
        </mc:Fallback>
      </mc:AlternateContent>
    </w:r>
    <w:r>
      <w:rPr>
        <w:rFonts w:hint="eastAsia" w:ascii="黑体" w:eastAsia="黑体"/>
      </w:rPr>
      <w:t>2010.2</w:t>
    </w:r>
  </w:p>
  <w:p w14:paraId="611941C8">
    <w:pPr>
      <w:pStyle w:val="6"/>
      <w:spacing w:line="200" w:lineRule="exact"/>
      <w:jc w:val="both"/>
      <w:rPr>
        <w:rFonts w:hint="eastAsia"/>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896E14">
    <w:pPr>
      <w:pStyle w:val="6"/>
      <w:spacing w:line="200" w:lineRule="exact"/>
      <w:rPr>
        <w:rFonts w:ascii="黑体" w:eastAsia="黑体"/>
      </w:rPr>
    </w:pPr>
    <w: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259715" cy="198120"/>
              <wp:effectExtent l="0" t="0" r="0" b="0"/>
              <wp:wrapNone/>
              <wp:docPr id="2" name="文本框 29"/>
              <wp:cNvGraphicFramePr/>
              <a:graphic xmlns:a="http://schemas.openxmlformats.org/drawingml/2006/main">
                <a:graphicData uri="http://schemas.microsoft.com/office/word/2010/wordprocessingShape">
                  <wps:wsp>
                    <wps:cNvSpPr txBox="1">
                      <a:spLocks noChangeArrowheads="1"/>
                    </wps:cNvSpPr>
                    <wps:spPr bwMode="auto">
                      <a:xfrm>
                        <a:off x="0" y="0"/>
                        <a:ext cx="259715" cy="198120"/>
                      </a:xfrm>
                      <a:prstGeom prst="rect">
                        <a:avLst/>
                      </a:prstGeom>
                      <a:noFill/>
                      <a:ln>
                        <a:noFill/>
                      </a:ln>
                    </wps:spPr>
                    <wps:txbx>
                      <w:txbxContent>
                        <w:p w14:paraId="5383CD64">
                          <w:pPr>
                            <w:pStyle w:val="6"/>
                          </w:pPr>
                          <w:r>
                            <w:fldChar w:fldCharType="begin"/>
                          </w:r>
                          <w:r>
                            <w:instrText xml:space="preserve"> PAGE  \* MERGEFORMAT </w:instrText>
                          </w:r>
                          <w:r>
                            <w:fldChar w:fldCharType="separate"/>
                          </w:r>
                          <w:r>
                            <w:t>1</w:t>
                          </w:r>
                          <w:r>
                            <w:fldChar w:fldCharType="end"/>
                          </w:r>
                        </w:p>
                      </w:txbxContent>
                    </wps:txbx>
                    <wps:bodyPr rot="0" vert="horz" wrap="square" lIns="0" tIns="0" rIns="0" bIns="0" anchor="t" anchorCtr="0" upright="1">
                      <a:noAutofit/>
                    </wps:bodyPr>
                  </wps:wsp>
                </a:graphicData>
              </a:graphic>
            </wp:anchor>
          </w:drawing>
        </mc:Choice>
        <mc:Fallback>
          <w:pict>
            <v:shape id="文本框 29" o:spid="_x0000_s1026" o:spt="202" type="#_x0000_t202" style="position:absolute;left:0pt;margin-top:0pt;height:15.6pt;width:20.45pt;mso-position-horizontal:center;mso-position-horizontal-relative:margin;z-index:251672576;mso-width-relative:page;mso-height-relative:page;" filled="f" stroked="f" coordsize="21600,21600" o:gfxdata="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HD+/p9QAAAADAQAADwAAAAAAAAABACAAAAAi&#10;AAAAZHJzL2Rvd25yZXYueG1sUEsBAhQAFAAAAAgAh07iQNVvHDUOAgAABQQAAA4AAAAAAAAAAQAg&#10;AAAAIwEAAGRycy9lMm9Eb2MueG1sUEsFBgAAAAAGAAYAWQEAAKMFAAAAAA==&#10;">
              <v:fill on="f" focussize="0,0"/>
              <v:stroke on="f"/>
              <v:imagedata o:title=""/>
              <o:lock v:ext="edit" aspectratio="f"/>
              <v:textbox inset="0mm,0mm,0mm,0mm">
                <w:txbxContent>
                  <w:p w14:paraId="5383CD64">
                    <w:pPr>
                      <w:pStyle w:val="6"/>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ascii="黑体" w:eastAsia="黑体"/>
      </w:rPr>
      <w:t xml:space="preserve">100001        </w:t>
    </w:r>
  </w:p>
  <w:p w14:paraId="5250BC26">
    <w:pPr>
      <w:pStyle w:val="6"/>
      <w:spacing w:line="200" w:lineRule="exact"/>
      <w:jc w:val="both"/>
      <w:rPr>
        <w:rFonts w:ascii="黑体" w:eastAsia="黑体"/>
      </w:rPr>
    </w:pPr>
    <w:r>
      <w:rPr>
        <w:rFonts w:hint="eastAsia"/>
      </w:rPr>
      <mc:AlternateContent>
        <mc:Choice Requires="wps">
          <w:drawing>
            <wp:anchor distT="0" distB="0" distL="114300" distR="114300" simplePos="0" relativeHeight="251667456" behindDoc="0" locked="0" layoutInCell="0" allowOverlap="1">
              <wp:simplePos x="0" y="0"/>
              <wp:positionH relativeFrom="column">
                <wp:posOffset>13335</wp:posOffset>
              </wp:positionH>
              <wp:positionV relativeFrom="paragraph">
                <wp:posOffset>-156845</wp:posOffset>
              </wp:positionV>
              <wp:extent cx="6120130" cy="0"/>
              <wp:effectExtent l="0" t="0" r="0" b="0"/>
              <wp:wrapNone/>
              <wp:docPr id="1" name="直线 24"/>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w:pict>
            <v:line id="直线 24" o:spid="_x0000_s1026" o:spt="20" style="position:absolute;left:0pt;margin-left:1.05pt;margin-top:-12.35pt;height:0pt;width:481.9pt;z-index:251667456;mso-width-relative:page;mso-height-relative:page;" filled="f" stroked="t" coordsize="21600,21600" o:allowincell="f" o:gfxdata="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sN8FX2AAAAAkBAAAPAAAAAAAAAAEA&#10;IAAAACIAAABkcnMvZG93bnJldi54bWxQSwECFAAUAAAACACHTuJA8HsPFdYBAACjAwAADgAAAAAA&#10;AAABACAAAAAnAQAAZHJzL2Uyb0RvYy54bWxQSwUGAAAAAAYABgBZAQAAbwUAAAAA&#10;">
              <v:fill on="f" focussize="0,0"/>
              <v:stroke weight="1pt" color="#000000" joinstyle="round"/>
              <v:imagedata o:title=""/>
              <o:lock v:ext="edit" aspectratio="f"/>
            </v:line>
          </w:pict>
        </mc:Fallback>
      </mc:AlternateContent>
    </w:r>
    <w:r>
      <w:rPr>
        <w:rFonts w:hint="eastAsia" w:ascii="黑体" w:eastAsia="黑体"/>
      </w:rPr>
      <w:t>2010.2</w:t>
    </w:r>
  </w:p>
  <w:p w14:paraId="7E4ED132">
    <w:pPr>
      <w:pStyle w:val="6"/>
      <w:spacing w:line="200" w:lineRule="exact"/>
      <w:jc w:val="both"/>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BFA027">
    <w:pPr>
      <w:jc w:val="center"/>
      <w:outlineLvl w:val="0"/>
      <w:rPr>
        <w:rFonts w:ascii="黑体" w:eastAsia="黑体"/>
        <w:b/>
        <w:spacing w:val="90"/>
        <w:sz w:val="28"/>
      </w:rPr>
    </w:pPr>
    <w:r>
      <w:rPr>
        <w:rFonts w:eastAsia="黑体"/>
        <w:spacing w:val="90"/>
        <w:sz w:val="28"/>
        <w:lang w:val="en-US" w:eastAsia="zh-CN"/>
      </w:rP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360045</wp:posOffset>
              </wp:positionV>
              <wp:extent cx="6120130" cy="0"/>
              <wp:effectExtent l="0" t="0" r="0" b="0"/>
              <wp:wrapNone/>
              <wp:docPr id="14" name="直线 5"/>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w:pict>
            <v:line id="直线 5" o:spid="_x0000_s1026" o:spt="20" style="position:absolute;left:0pt;margin-left:0pt;margin-top:28.35pt;height:0pt;width:481.9pt;z-index:251659264;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P9UnZXWAAAABgEAAA8AAAAAAAAAAQAg&#10;AAAAIgAAAGRycy9kb3ducmV2LnhtbFBLAQIUABQAAAAIAIdO4kD8gmCd1wEAAKMDAAAOAAAAAAAA&#10;AAEAIAAAACUBAABkcnMvZTJvRG9jLnhtbFBLBQYAAAAABgAGAFkBAABuBQAAAAA=&#10;">
              <v:fill on="f" focussize="0,0"/>
              <v:stroke weight="1pt" color="#000000" joinstyle="round"/>
              <v:imagedata o:title=""/>
              <o:lock v:ext="edit" aspectratio="f"/>
            </v:line>
          </w:pict>
        </mc:Fallback>
      </mc:AlternateContent>
    </w:r>
    <w:r>
      <w:rPr>
        <w:rFonts w:hint="eastAsia" w:eastAsia="黑体"/>
        <w:spacing w:val="90"/>
        <w:sz w:val="28"/>
      </w:rPr>
      <w:t>说明书摘要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66F199">
    <w:pPr>
      <w:jc w:val="center"/>
      <w:outlineLvl w:val="0"/>
      <w:rPr>
        <w:rFonts w:ascii="黑体" w:eastAsia="黑体"/>
        <w:b/>
        <w:spacing w:val="90"/>
        <w:sz w:val="28"/>
      </w:rPr>
    </w:pPr>
    <w:r>
      <w:rPr>
        <w:rFonts w:eastAsia="黑体"/>
        <w:spacing w:val="90"/>
        <w:sz w:val="28"/>
        <w:lang w:val="en-US" w:eastAsia="zh-CN"/>
      </w:rPr>
      <mc:AlternateContent>
        <mc:Choice Requires="wps">
          <w:drawing>
            <wp:anchor distT="0" distB="0" distL="114300" distR="114300" simplePos="0" relativeHeight="251660288" behindDoc="0" locked="0" layoutInCell="0" allowOverlap="1">
              <wp:simplePos x="0" y="0"/>
              <wp:positionH relativeFrom="column">
                <wp:posOffset>0</wp:posOffset>
              </wp:positionH>
              <wp:positionV relativeFrom="paragraph">
                <wp:posOffset>360045</wp:posOffset>
              </wp:positionV>
              <wp:extent cx="6120130" cy="0"/>
              <wp:effectExtent l="0" t="0" r="0" b="0"/>
              <wp:wrapNone/>
              <wp:docPr id="11" name="直线 11"/>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w:pict>
            <v:line id="直线 11" o:spid="_x0000_s1026" o:spt="20" style="position:absolute;left:0pt;margin-left:0pt;margin-top:28.35pt;height:0pt;width:481.9pt;z-index:251660288;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VJ2V1gAAAAYBAAAPAAAAAAAAAAEAIAAA&#10;ACIAAABkcnMvZG93bnJldi54bWxQSwECFAAUAAAACACHTuJAaC+zcNUBAACkAwAADgAAAAAAAAAB&#10;ACAAAAAlAQAAZHJzL2Uyb0RvYy54bWxQSwUGAAAAAAYABgBZAQAAbAUAAAAA&#10;">
              <v:fill on="f" focussize="0,0"/>
              <v:stroke weight="1pt" color="#000000" joinstyle="round"/>
              <v:imagedata o:title=""/>
              <o:lock v:ext="edit" aspectratio="f"/>
            </v:line>
          </w:pict>
        </mc:Fallback>
      </mc:AlternateContent>
    </w:r>
    <w:r>
      <w:rPr>
        <w:rFonts w:hint="eastAsia" w:eastAsia="黑体"/>
        <w:spacing w:val="90"/>
        <w:sz w:val="28"/>
      </w:rPr>
      <w:t>摘要附图</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7C5AE8">
    <w:pPr>
      <w:jc w:val="center"/>
      <w:outlineLvl w:val="0"/>
      <w:rPr>
        <w:rFonts w:hint="eastAsia" w:ascii="黑体" w:eastAsia="黑体"/>
        <w:b/>
        <w:spacing w:val="90"/>
        <w:sz w:val="28"/>
      </w:rPr>
    </w:pPr>
    <w:r>
      <w:rPr>
        <w:rFonts w:eastAsia="黑体"/>
        <w:spacing w:val="90"/>
        <w:sz w:val="28"/>
        <w:lang w:val="en-US" w:eastAsia="zh-CN"/>
      </w:rPr>
      <mc:AlternateContent>
        <mc:Choice Requires="wps">
          <w:drawing>
            <wp:anchor distT="0" distB="0" distL="114300" distR="114300" simplePos="0" relativeHeight="251661312" behindDoc="0" locked="0" layoutInCell="0" allowOverlap="1">
              <wp:simplePos x="0" y="0"/>
              <wp:positionH relativeFrom="column">
                <wp:posOffset>0</wp:posOffset>
              </wp:positionH>
              <wp:positionV relativeFrom="paragraph">
                <wp:posOffset>360045</wp:posOffset>
              </wp:positionV>
              <wp:extent cx="6120130" cy="0"/>
              <wp:effectExtent l="0" t="0" r="0" b="0"/>
              <wp:wrapNone/>
              <wp:docPr id="8" name="直线 13"/>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w:pict>
            <v:line id="直线 13" o:spid="_x0000_s1026" o:spt="20" style="position:absolute;left:0pt;margin-left:0pt;margin-top:28.35pt;height:0pt;width:481.9pt;z-index:251661312;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1SdldYAAAAGAQAADwAAAAAAAAABACAA&#10;AAAiAAAAZHJzL2Rvd25yZXYueG1sUEsBAhQAFAAAAAgAh07iQEp72K7WAQAAowMAAA4AAAAAAAAA&#10;AQAgAAAAJQEAAGRycy9lMm9Eb2MueG1sUEsFBgAAAAAGAAYAWQEAAG0FAAAAAA==&#10;">
              <v:fill on="f" focussize="0,0"/>
              <v:stroke weight="1pt" color="#000000" joinstyle="round"/>
              <v:imagedata o:title=""/>
              <o:lock v:ext="edit" aspectratio="f"/>
            </v:line>
          </w:pict>
        </mc:Fallback>
      </mc:AlternateContent>
    </w:r>
    <w:r>
      <w:rPr>
        <w:rFonts w:hint="eastAsia" w:eastAsia="黑体"/>
        <w:spacing w:val="90"/>
        <w:sz w:val="28"/>
      </w:rPr>
      <w:t>权利要求书</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A50A44">
    <w:pPr>
      <w:jc w:val="center"/>
      <w:outlineLvl w:val="0"/>
      <w:rPr>
        <w:rFonts w:hint="eastAsia" w:ascii="黑体" w:eastAsia="黑体"/>
        <w:b/>
        <w:spacing w:val="130"/>
        <w:sz w:val="28"/>
      </w:rPr>
    </w:pPr>
    <w:r>
      <w:rPr>
        <w:rFonts w:eastAsia="黑体"/>
        <w:spacing w:val="130"/>
        <w:sz w:val="28"/>
        <w:lang w:val="en-US" w:eastAsia="zh-CN"/>
      </w:rPr>
      <mc:AlternateContent>
        <mc:Choice Requires="wps">
          <w:drawing>
            <wp:anchor distT="0" distB="0" distL="114300" distR="114300" simplePos="0" relativeHeight="251662336" behindDoc="0" locked="0" layoutInCell="0" allowOverlap="1">
              <wp:simplePos x="0" y="0"/>
              <wp:positionH relativeFrom="column">
                <wp:posOffset>0</wp:posOffset>
              </wp:positionH>
              <wp:positionV relativeFrom="paragraph">
                <wp:posOffset>360045</wp:posOffset>
              </wp:positionV>
              <wp:extent cx="6120130" cy="0"/>
              <wp:effectExtent l="0" t="0" r="0" b="0"/>
              <wp:wrapNone/>
              <wp:docPr id="5" name="直线 15"/>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w:pict>
            <v:line id="直线 15" o:spid="_x0000_s1026" o:spt="20" style="position:absolute;left:0pt;margin-left:0pt;margin-top:28.35pt;height:0pt;width:481.9pt;z-index:251662336;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P9UnZXWAAAABgEAAA8AAAAAAAAAAQAg&#10;AAAAIgAAAGRycy9kb3ducmV2LnhtbFBLAQIUABQAAAAIAIdO4kC9i2t+1wEAAKMDAAAOAAAAAAAA&#10;AAEAIAAAACUBAABkcnMvZTJvRG9jLnhtbFBLBQYAAAAABgAGAFkBAABuBQAAAAA=&#10;">
              <v:fill on="f" focussize="0,0"/>
              <v:stroke weight="1pt" color="#000000" joinstyle="round"/>
              <v:imagedata o:title=""/>
              <o:lock v:ext="edit" aspectratio="f"/>
            </v:line>
          </w:pict>
        </mc:Fallback>
      </mc:AlternateContent>
    </w:r>
    <w:r>
      <w:rPr>
        <w:rFonts w:hint="eastAsia" w:eastAsia="黑体"/>
        <w:spacing w:val="130"/>
        <w:sz w:val="28"/>
      </w:rPr>
      <w:t>说明书</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463A51">
    <w:pPr>
      <w:pStyle w:val="7"/>
    </w:pPr>
    <w:r>
      <w:rPr>
        <w:rFonts w:hint="eastAsia" w:eastAsia="黑体"/>
        <w:spacing w:val="90"/>
        <w:sz w:val="28"/>
      </w:rPr>
      <w:t>说明书附图</w:t>
    </w: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I3ZmMxN2I0N2E3NDViNzY3NDUxMzAxM2NjMjU1N2YifQ=="/>
  </w:docVars>
  <w:rsids>
    <w:rsidRoot w:val="007D062B"/>
    <w:rsid w:val="00020DBB"/>
    <w:rsid w:val="000230D1"/>
    <w:rsid w:val="000246BD"/>
    <w:rsid w:val="0002656A"/>
    <w:rsid w:val="000503B3"/>
    <w:rsid w:val="0008529E"/>
    <w:rsid w:val="00093C54"/>
    <w:rsid w:val="000966E4"/>
    <w:rsid w:val="000D6562"/>
    <w:rsid w:val="000F2D46"/>
    <w:rsid w:val="000F31A4"/>
    <w:rsid w:val="00102A35"/>
    <w:rsid w:val="00123F68"/>
    <w:rsid w:val="001332D7"/>
    <w:rsid w:val="0014413C"/>
    <w:rsid w:val="001511C5"/>
    <w:rsid w:val="00183694"/>
    <w:rsid w:val="001F35AD"/>
    <w:rsid w:val="00245C84"/>
    <w:rsid w:val="00246CE4"/>
    <w:rsid w:val="0026311B"/>
    <w:rsid w:val="002775AD"/>
    <w:rsid w:val="00295A01"/>
    <w:rsid w:val="002A5C4E"/>
    <w:rsid w:val="002F7184"/>
    <w:rsid w:val="003000AF"/>
    <w:rsid w:val="00301AE6"/>
    <w:rsid w:val="00312335"/>
    <w:rsid w:val="00366FB2"/>
    <w:rsid w:val="00371317"/>
    <w:rsid w:val="003867E0"/>
    <w:rsid w:val="003C6DE6"/>
    <w:rsid w:val="00405D8E"/>
    <w:rsid w:val="00417BAE"/>
    <w:rsid w:val="00420B9E"/>
    <w:rsid w:val="00435426"/>
    <w:rsid w:val="00452C17"/>
    <w:rsid w:val="004655EA"/>
    <w:rsid w:val="00470953"/>
    <w:rsid w:val="004829F3"/>
    <w:rsid w:val="004A538D"/>
    <w:rsid w:val="004B4A1E"/>
    <w:rsid w:val="004C0E76"/>
    <w:rsid w:val="004F2927"/>
    <w:rsid w:val="005075B6"/>
    <w:rsid w:val="00522BDE"/>
    <w:rsid w:val="00524FCC"/>
    <w:rsid w:val="00566C8A"/>
    <w:rsid w:val="0057052B"/>
    <w:rsid w:val="00581C3B"/>
    <w:rsid w:val="00596C00"/>
    <w:rsid w:val="005B0228"/>
    <w:rsid w:val="005C17E8"/>
    <w:rsid w:val="005D1791"/>
    <w:rsid w:val="00605A2B"/>
    <w:rsid w:val="00610085"/>
    <w:rsid w:val="00631840"/>
    <w:rsid w:val="006330FE"/>
    <w:rsid w:val="006349CC"/>
    <w:rsid w:val="00697A63"/>
    <w:rsid w:val="006A11DE"/>
    <w:rsid w:val="00700C77"/>
    <w:rsid w:val="00701497"/>
    <w:rsid w:val="00713FA5"/>
    <w:rsid w:val="007414BF"/>
    <w:rsid w:val="007A6B7A"/>
    <w:rsid w:val="007C44B9"/>
    <w:rsid w:val="007D040A"/>
    <w:rsid w:val="007D062B"/>
    <w:rsid w:val="007D1B02"/>
    <w:rsid w:val="007D3D45"/>
    <w:rsid w:val="007D45F8"/>
    <w:rsid w:val="00800383"/>
    <w:rsid w:val="00806642"/>
    <w:rsid w:val="00837071"/>
    <w:rsid w:val="008415F1"/>
    <w:rsid w:val="008515AE"/>
    <w:rsid w:val="008628A1"/>
    <w:rsid w:val="0089305E"/>
    <w:rsid w:val="008A0647"/>
    <w:rsid w:val="008A39E3"/>
    <w:rsid w:val="008C3090"/>
    <w:rsid w:val="008D7EF4"/>
    <w:rsid w:val="008F270E"/>
    <w:rsid w:val="00935E62"/>
    <w:rsid w:val="00957B34"/>
    <w:rsid w:val="00970F49"/>
    <w:rsid w:val="0099241F"/>
    <w:rsid w:val="009A187F"/>
    <w:rsid w:val="009B4047"/>
    <w:rsid w:val="009C6AB1"/>
    <w:rsid w:val="009F2163"/>
    <w:rsid w:val="00A16106"/>
    <w:rsid w:val="00A37A0A"/>
    <w:rsid w:val="00A45D9F"/>
    <w:rsid w:val="00A5569B"/>
    <w:rsid w:val="00A579D9"/>
    <w:rsid w:val="00A65813"/>
    <w:rsid w:val="00A964FB"/>
    <w:rsid w:val="00AA4BFD"/>
    <w:rsid w:val="00AD5DF5"/>
    <w:rsid w:val="00AD6271"/>
    <w:rsid w:val="00AF5801"/>
    <w:rsid w:val="00B10B2D"/>
    <w:rsid w:val="00B17BDA"/>
    <w:rsid w:val="00B233C7"/>
    <w:rsid w:val="00B23B19"/>
    <w:rsid w:val="00B64BFE"/>
    <w:rsid w:val="00B722F9"/>
    <w:rsid w:val="00C0553B"/>
    <w:rsid w:val="00C140A1"/>
    <w:rsid w:val="00C16E45"/>
    <w:rsid w:val="00C228ED"/>
    <w:rsid w:val="00C25775"/>
    <w:rsid w:val="00C41C47"/>
    <w:rsid w:val="00C675AE"/>
    <w:rsid w:val="00CB15C7"/>
    <w:rsid w:val="00CB492A"/>
    <w:rsid w:val="00CE3BF0"/>
    <w:rsid w:val="00CF436C"/>
    <w:rsid w:val="00D559C1"/>
    <w:rsid w:val="00D64D27"/>
    <w:rsid w:val="00D6772E"/>
    <w:rsid w:val="00D85CDD"/>
    <w:rsid w:val="00DA01A9"/>
    <w:rsid w:val="00DA36C2"/>
    <w:rsid w:val="00DC7E7B"/>
    <w:rsid w:val="00DF6323"/>
    <w:rsid w:val="00E049DB"/>
    <w:rsid w:val="00E07379"/>
    <w:rsid w:val="00E11005"/>
    <w:rsid w:val="00E147D6"/>
    <w:rsid w:val="00E2111D"/>
    <w:rsid w:val="00E364C3"/>
    <w:rsid w:val="00E5484D"/>
    <w:rsid w:val="00E60019"/>
    <w:rsid w:val="00E61FCA"/>
    <w:rsid w:val="00E73831"/>
    <w:rsid w:val="00EA4E1A"/>
    <w:rsid w:val="00EB338B"/>
    <w:rsid w:val="00ED39BB"/>
    <w:rsid w:val="00EE08EA"/>
    <w:rsid w:val="00EF3025"/>
    <w:rsid w:val="00F00F30"/>
    <w:rsid w:val="00F04F47"/>
    <w:rsid w:val="00F11177"/>
    <w:rsid w:val="00F15EF5"/>
    <w:rsid w:val="00F35040"/>
    <w:rsid w:val="00F433BE"/>
    <w:rsid w:val="00F43B6A"/>
    <w:rsid w:val="00F43BC4"/>
    <w:rsid w:val="00F44494"/>
    <w:rsid w:val="00F87298"/>
    <w:rsid w:val="00F87FA8"/>
    <w:rsid w:val="00FB6336"/>
    <w:rsid w:val="00FE5402"/>
    <w:rsid w:val="066A4214"/>
    <w:rsid w:val="46D64C41"/>
    <w:rsid w:val="5F7D7DBE"/>
    <w:rsid w:val="7D5A07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10">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2">
    <w:name w:val="annotation text"/>
    <w:basedOn w:val="1"/>
    <w:link w:val="17"/>
    <w:qFormat/>
    <w:uiPriority w:val="0"/>
    <w:pPr>
      <w:jc w:val="left"/>
    </w:pPr>
  </w:style>
  <w:style w:type="paragraph" w:styleId="3">
    <w:name w:val="Body Text"/>
    <w:basedOn w:val="1"/>
    <w:uiPriority w:val="0"/>
    <w:rPr>
      <w:sz w:val="28"/>
    </w:rPr>
  </w:style>
  <w:style w:type="paragraph" w:styleId="4">
    <w:name w:val="Body Text Indent"/>
    <w:basedOn w:val="1"/>
    <w:link w:val="12"/>
    <w:uiPriority w:val="0"/>
    <w:pPr>
      <w:spacing w:after="120"/>
      <w:ind w:left="420" w:leftChars="200"/>
    </w:pPr>
  </w:style>
  <w:style w:type="paragraph" w:styleId="5">
    <w:name w:val="Balloon Text"/>
    <w:basedOn w:val="1"/>
    <w:semiHidden/>
    <w:qFormat/>
    <w:uiPriority w:val="0"/>
    <w:rPr>
      <w:sz w:val="18"/>
      <w:szCs w:val="18"/>
    </w:rPr>
  </w:style>
  <w:style w:type="paragraph" w:styleId="6">
    <w:name w:val="footer"/>
    <w:basedOn w:val="1"/>
    <w:link w:val="13"/>
    <w:uiPriority w:val="99"/>
    <w:pPr>
      <w:tabs>
        <w:tab w:val="center" w:pos="4153"/>
        <w:tab w:val="right" w:pos="8306"/>
      </w:tabs>
      <w:snapToGrid w:val="0"/>
      <w:jc w:val="left"/>
    </w:pPr>
    <w:rPr>
      <w:sz w:val="18"/>
    </w:rPr>
  </w:style>
  <w:style w:type="paragraph" w:styleId="7">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8">
    <w:name w:val="annotation subject"/>
    <w:basedOn w:val="2"/>
    <w:next w:val="2"/>
    <w:link w:val="18"/>
    <w:uiPriority w:val="0"/>
    <w:rPr>
      <w:b/>
      <w:bCs/>
    </w:rPr>
  </w:style>
  <w:style w:type="character" w:styleId="11">
    <w:name w:val="annotation reference"/>
    <w:basedOn w:val="10"/>
    <w:qFormat/>
    <w:uiPriority w:val="0"/>
    <w:rPr>
      <w:sz w:val="21"/>
      <w:szCs w:val="21"/>
    </w:rPr>
  </w:style>
  <w:style w:type="character" w:customStyle="1" w:styleId="12">
    <w:name w:val="正文文本缩进 字符"/>
    <w:link w:val="4"/>
    <w:qFormat/>
    <w:uiPriority w:val="0"/>
    <w:rPr>
      <w:kern w:val="2"/>
      <w:sz w:val="21"/>
    </w:rPr>
  </w:style>
  <w:style w:type="character" w:customStyle="1" w:styleId="13">
    <w:name w:val="页脚 字符"/>
    <w:link w:val="6"/>
    <w:qFormat/>
    <w:uiPriority w:val="99"/>
    <w:rPr>
      <w:kern w:val="2"/>
      <w:sz w:val="18"/>
    </w:rPr>
  </w:style>
  <w:style w:type="paragraph" w:styleId="14">
    <w:name w:val="No Spacing"/>
    <w:basedOn w:val="1"/>
    <w:next w:val="15"/>
    <w:qFormat/>
    <w:uiPriority w:val="1"/>
    <w:pPr>
      <w:tabs>
        <w:tab w:val="center" w:pos="4320"/>
        <w:tab w:val="right" w:pos="8160"/>
      </w:tabs>
      <w:jc w:val="left"/>
    </w:pPr>
    <w:rPr>
      <w:szCs w:val="22"/>
    </w:rPr>
  </w:style>
  <w:style w:type="paragraph" w:styleId="15">
    <w:name w:val="Quote"/>
    <w:basedOn w:val="1"/>
    <w:next w:val="1"/>
    <w:link w:val="16"/>
    <w:qFormat/>
    <w:uiPriority w:val="29"/>
    <w:pPr>
      <w:spacing w:before="200" w:after="160"/>
      <w:ind w:left="864" w:right="864"/>
      <w:jc w:val="center"/>
    </w:pPr>
    <w:rPr>
      <w:i/>
      <w:iCs/>
      <w:color w:val="404040"/>
    </w:rPr>
  </w:style>
  <w:style w:type="character" w:customStyle="1" w:styleId="16">
    <w:name w:val="引用 字符"/>
    <w:link w:val="15"/>
    <w:qFormat/>
    <w:uiPriority w:val="29"/>
    <w:rPr>
      <w:i/>
      <w:iCs/>
      <w:color w:val="404040"/>
      <w:kern w:val="2"/>
      <w:sz w:val="21"/>
    </w:rPr>
  </w:style>
  <w:style w:type="character" w:customStyle="1" w:styleId="17">
    <w:name w:val="批注文字 字符"/>
    <w:basedOn w:val="10"/>
    <w:link w:val="2"/>
    <w:qFormat/>
    <w:uiPriority w:val="0"/>
    <w:rPr>
      <w:kern w:val="2"/>
      <w:sz w:val="21"/>
    </w:rPr>
  </w:style>
  <w:style w:type="character" w:customStyle="1" w:styleId="18">
    <w:name w:val="批注主题 字符"/>
    <w:basedOn w:val="17"/>
    <w:link w:val="8"/>
    <w:qFormat/>
    <w:uiPriority w:val="0"/>
    <w:rPr>
      <w:b/>
      <w:bCs/>
      <w:kern w:val="2"/>
      <w:sz w:val="21"/>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5" Type="http://schemas.microsoft.com/office/2011/relationships/people" Target="people.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customXml" Target="../customXml/item1.xml"/><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22791;&#20221;\chen\&#30003;&#35831;&#34920;&#26684;\2003.6.24\smszy.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705FE31-0B57-4145-9A3F-48879F6CD8DA}">
  <ds:schemaRefs/>
</ds:datastoreItem>
</file>

<file path=docProps/app.xml><?xml version="1.0" encoding="utf-8"?>
<Properties xmlns="http://schemas.openxmlformats.org/officeDocument/2006/extended-properties" xmlns:vt="http://schemas.openxmlformats.org/officeDocument/2006/docPropsVTypes">
  <Template>smszy</Template>
  <Company>sipo</Company>
  <Pages>21</Pages>
  <Words>1346</Words>
  <Characters>1401</Characters>
  <Lines>86</Lines>
  <Paragraphs>24</Paragraphs>
  <TotalTime>3</TotalTime>
  <ScaleCrop>false</ScaleCrop>
  <LinksUpToDate>false</LinksUpToDate>
  <CharactersWithSpaces>1401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2025-08-22T09:26:00Z</dcterms:created>
  <dc:creator>cxf</dc:creator>
  <cp:lastModifiedBy>蔡黎</cp:lastModifiedBy>
  <cp:lastPrinted>2006-12-25T04:14:00Z</cp:lastPrinted>
  <dcterms:modified xsi:type="dcterms:W3CDTF">2026-01-26T13:22:57Z</dcterms:modified>
  <dc:title>说  明  书  摘  要</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F183143FC3CC48DCB51AE5700BB9BAB2_13</vt:lpwstr>
  </property>
</Properties>
</file>